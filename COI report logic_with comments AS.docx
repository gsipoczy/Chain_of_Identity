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2E34A8" w14:textId="77777777" w:rsidR="001B2CA2" w:rsidRDefault="001B2CA2">
      <w:pPr>
        <w:rPr>
          <w:lang w:val="en-US"/>
        </w:rPr>
      </w:pPr>
      <w:r w:rsidRPr="001B2CA2">
        <w:rPr>
          <w:lang w:val="en-US"/>
        </w:rPr>
        <w:t xml:space="preserve">First of all: </w:t>
      </w:r>
    </w:p>
    <w:p w14:paraId="74A6DF8E" w14:textId="77777777" w:rsidR="005D5700" w:rsidRPr="00FC5A50" w:rsidRDefault="005D5700">
      <w:pPr>
        <w:rPr>
          <w:color w:val="5B9BD5" w:themeColor="accent1"/>
          <w:lang w:val="en-US"/>
          <w:rPrChange w:id="0" w:author="Admin1" w:date="2022-12-08T15:52:00Z">
            <w:rPr>
              <w:color w:val="FF0000"/>
              <w:lang w:val="en-US"/>
            </w:rPr>
          </w:rPrChange>
        </w:rPr>
      </w:pPr>
      <w:r w:rsidRPr="00FC5A50">
        <w:rPr>
          <w:color w:val="5B9BD5" w:themeColor="accent1"/>
          <w:lang w:val="en-US"/>
          <w:rPrChange w:id="1" w:author="Admin1" w:date="2022-12-08T15:52:00Z">
            <w:rPr>
              <w:color w:val="FF0000"/>
              <w:lang w:val="en-US"/>
            </w:rPr>
          </w:rPrChange>
        </w:rPr>
        <w:t>Problem 1:</w:t>
      </w:r>
    </w:p>
    <w:p w14:paraId="40DB3236" w14:textId="77777777" w:rsidR="001B2CA2" w:rsidRPr="001B2CA2" w:rsidRDefault="001B2CA2" w:rsidP="001B2CA2">
      <w:pPr>
        <w:pStyle w:val="Listenabsatz"/>
        <w:numPr>
          <w:ilvl w:val="0"/>
          <w:numId w:val="3"/>
        </w:numPr>
        <w:spacing w:after="0" w:line="240" w:lineRule="auto"/>
        <w:rPr>
          <w:lang w:val="en-US"/>
        </w:rPr>
      </w:pPr>
      <w:r w:rsidRPr="001B2CA2">
        <w:rPr>
          <w:lang w:val="en-US"/>
        </w:rPr>
        <w:t>List sales orders for the Plant(s) with the COI</w:t>
      </w:r>
    </w:p>
    <w:p w14:paraId="3422238D" w14:textId="77777777" w:rsidR="001B2CA2" w:rsidRPr="001B2CA2" w:rsidRDefault="001B2CA2" w:rsidP="001B2CA2">
      <w:pPr>
        <w:rPr>
          <w:lang w:val="en-US"/>
        </w:rPr>
      </w:pPr>
    </w:p>
    <w:p w14:paraId="1CBA9B36" w14:textId="77777777" w:rsidR="001B2CA2" w:rsidRPr="001B2CA2" w:rsidRDefault="001B2CA2" w:rsidP="001B2CA2">
      <w:pPr>
        <w:pStyle w:val="Listenabsatz"/>
        <w:numPr>
          <w:ilvl w:val="0"/>
          <w:numId w:val="3"/>
        </w:numPr>
        <w:spacing w:after="0" w:line="240" w:lineRule="auto"/>
        <w:rPr>
          <w:lang w:val="en-US"/>
        </w:rPr>
      </w:pPr>
      <w:r w:rsidRPr="001B2CA2">
        <w:rPr>
          <w:lang w:val="en-US"/>
        </w:rPr>
        <w:t>List process orders for the Plant(s) with the COI</w:t>
      </w:r>
    </w:p>
    <w:p w14:paraId="3DE128EE" w14:textId="77777777" w:rsidR="001B2CA2" w:rsidRPr="001B2CA2" w:rsidRDefault="001B2CA2">
      <w:pPr>
        <w:rPr>
          <w:lang w:val="en-US"/>
        </w:rPr>
      </w:pPr>
    </w:p>
    <w:p w14:paraId="01EC02CA" w14:textId="22310390" w:rsidR="001B2CA2" w:rsidRDefault="001B2CA2">
      <w:pPr>
        <w:rPr>
          <w:ins w:id="2" w:author="Admin1" w:date="2022-12-08T15:49:00Z"/>
          <w:color w:val="FF0000"/>
          <w:lang w:val="en-US"/>
        </w:rPr>
      </w:pPr>
      <w:r>
        <w:rPr>
          <w:lang w:val="en-US"/>
        </w:rPr>
        <w:t>Theoretically I could do it (1</w:t>
      </w:r>
      <w:r w:rsidRPr="001B2CA2">
        <w:rPr>
          <w:vertAlign w:val="superscript"/>
          <w:lang w:val="en-US"/>
        </w:rPr>
        <w:t>st</w:t>
      </w:r>
      <w:r>
        <w:rPr>
          <w:lang w:val="en-US"/>
        </w:rPr>
        <w:t xml:space="preserve"> do the normal selection as below, and then add the missing </w:t>
      </w:r>
      <w:proofErr w:type="spellStart"/>
      <w:r>
        <w:rPr>
          <w:lang w:val="en-US"/>
        </w:rPr>
        <w:t>PrO</w:t>
      </w:r>
      <w:proofErr w:type="spellEnd"/>
      <w:r>
        <w:rPr>
          <w:lang w:val="en-US"/>
        </w:rPr>
        <w:t xml:space="preserve">/SO by COI. BUT: Select </w:t>
      </w:r>
      <w:proofErr w:type="spellStart"/>
      <w:r>
        <w:rPr>
          <w:lang w:val="en-US"/>
        </w:rPr>
        <w:t>PrO</w:t>
      </w:r>
      <w:proofErr w:type="spellEnd"/>
      <w:r>
        <w:rPr>
          <w:lang w:val="en-US"/>
        </w:rPr>
        <w:t xml:space="preserve">/SO base on COI </w:t>
      </w:r>
      <w:r w:rsidRPr="00FC5A50">
        <w:rPr>
          <w:color w:val="5B9BD5" w:themeColor="accent1"/>
          <w:lang w:val="en-US"/>
          <w:rPrChange w:id="3" w:author="Admin1" w:date="2022-12-08T15:52:00Z">
            <w:rPr>
              <w:lang w:val="en-US"/>
            </w:rPr>
          </w:rPrChange>
        </w:rPr>
        <w:t xml:space="preserve">is </w:t>
      </w:r>
      <w:commentRangeStart w:id="4"/>
      <w:r w:rsidRPr="00FC5A50">
        <w:rPr>
          <w:color w:val="5B9BD5" w:themeColor="accent1"/>
          <w:lang w:val="en-US"/>
          <w:rPrChange w:id="5" w:author="Admin1" w:date="2022-12-08T15:52:00Z">
            <w:rPr>
              <w:color w:val="FF0000"/>
              <w:lang w:val="en-US"/>
            </w:rPr>
          </w:rPrChange>
        </w:rPr>
        <w:t>extremely slow</w:t>
      </w:r>
      <w:commentRangeEnd w:id="4"/>
      <w:r w:rsidR="00A62CD2" w:rsidRPr="00FC5A50">
        <w:rPr>
          <w:rStyle w:val="Kommentarzeichen"/>
          <w:color w:val="5B9BD5" w:themeColor="accent1"/>
          <w:rPrChange w:id="6" w:author="Admin1" w:date="2022-12-08T15:52:00Z">
            <w:rPr>
              <w:rStyle w:val="Kommentarzeichen"/>
            </w:rPr>
          </w:rPrChange>
        </w:rPr>
        <w:commentReference w:id="4"/>
      </w:r>
      <w:r w:rsidRPr="00FC5A50">
        <w:rPr>
          <w:color w:val="5B9BD5" w:themeColor="accent1"/>
          <w:lang w:val="en-US"/>
          <w:rPrChange w:id="7" w:author="Admin1" w:date="2022-12-08T15:52:00Z">
            <w:rPr>
              <w:lang w:val="en-US"/>
            </w:rPr>
          </w:rPrChange>
        </w:rPr>
        <w:t>, as the COI field in AUFK and VBAK cannot have an i</w:t>
      </w:r>
      <w:r w:rsidR="00D43612" w:rsidRPr="00FC5A50">
        <w:rPr>
          <w:color w:val="5B9BD5" w:themeColor="accent1"/>
          <w:lang w:val="en-US"/>
          <w:rPrChange w:id="8" w:author="Admin1" w:date="2022-12-08T15:52:00Z">
            <w:rPr>
              <w:lang w:val="en-US"/>
            </w:rPr>
          </w:rPrChange>
        </w:rPr>
        <w:t>n</w:t>
      </w:r>
      <w:r w:rsidRPr="00FC5A50">
        <w:rPr>
          <w:color w:val="5B9BD5" w:themeColor="accent1"/>
          <w:lang w:val="en-US"/>
          <w:rPrChange w:id="9" w:author="Admin1" w:date="2022-12-08T15:52:00Z">
            <w:rPr>
              <w:lang w:val="en-US"/>
            </w:rPr>
          </w:rPrChange>
        </w:rPr>
        <w:t>dex (at least I suppose</w:t>
      </w:r>
      <w:r w:rsidR="00B16C07" w:rsidRPr="00FC5A50">
        <w:rPr>
          <w:color w:val="5B9BD5" w:themeColor="accent1"/>
          <w:lang w:val="en-US"/>
          <w:rPrChange w:id="10" w:author="Admin1" w:date="2022-12-08T15:52:00Z">
            <w:rPr>
              <w:lang w:val="en-US"/>
            </w:rPr>
          </w:rPrChange>
        </w:rPr>
        <w:t xml:space="preserve"> I am not allowed to create one</w:t>
      </w:r>
      <w:r w:rsidRPr="00FC5A50">
        <w:rPr>
          <w:color w:val="5B9BD5" w:themeColor="accent1"/>
          <w:lang w:val="en-US"/>
          <w:rPrChange w:id="11" w:author="Admin1" w:date="2022-12-08T15:52:00Z">
            <w:rPr>
              <w:lang w:val="en-US"/>
            </w:rPr>
          </w:rPrChange>
        </w:rPr>
        <w:t xml:space="preserve">). </w:t>
      </w:r>
      <w:commentRangeStart w:id="12"/>
      <w:r w:rsidRPr="00FC5A50">
        <w:rPr>
          <w:color w:val="5B9BD5" w:themeColor="accent1"/>
          <w:lang w:val="en-US"/>
          <w:rPrChange w:id="13" w:author="Admin1" w:date="2022-12-08T15:52:00Z">
            <w:rPr>
              <w:color w:val="FF0000"/>
              <w:lang w:val="en-US"/>
            </w:rPr>
          </w:rPrChange>
        </w:rPr>
        <w:t>Is this really necessary?</w:t>
      </w:r>
      <w:commentRangeEnd w:id="12"/>
      <w:r w:rsidR="00A62CD2" w:rsidRPr="00FC5A50">
        <w:rPr>
          <w:rStyle w:val="Kommentarzeichen"/>
          <w:color w:val="5B9BD5" w:themeColor="accent1"/>
          <w:rPrChange w:id="14" w:author="Admin1" w:date="2022-12-08T15:52:00Z">
            <w:rPr>
              <w:rStyle w:val="Kommentarzeichen"/>
            </w:rPr>
          </w:rPrChange>
        </w:rPr>
        <w:commentReference w:id="12"/>
      </w:r>
    </w:p>
    <w:tbl>
      <w:tblPr>
        <w:tblStyle w:val="Tabellenraster"/>
        <w:tblW w:w="0" w:type="auto"/>
        <w:tblLook w:val="04A0" w:firstRow="1" w:lastRow="0" w:firstColumn="1" w:lastColumn="0" w:noHBand="0" w:noVBand="1"/>
      </w:tblPr>
      <w:tblGrid>
        <w:gridCol w:w="9062"/>
      </w:tblGrid>
      <w:tr w:rsidR="008116D9" w:rsidRPr="008C3000" w14:paraId="09BBD7F2" w14:textId="77777777" w:rsidTr="008116D9">
        <w:trPr>
          <w:ins w:id="15" w:author="Admin1" w:date="2022-12-08T15:49:00Z"/>
        </w:trPr>
        <w:tc>
          <w:tcPr>
            <w:tcW w:w="9062" w:type="dxa"/>
          </w:tcPr>
          <w:p w14:paraId="7953B431" w14:textId="77777777" w:rsidR="008116D9" w:rsidRDefault="008116D9">
            <w:pPr>
              <w:rPr>
                <w:ins w:id="16" w:author="Admin1" w:date="2022-12-08T15:49:00Z"/>
                <w:lang w:val="en-US"/>
              </w:rPr>
            </w:pPr>
            <w:ins w:id="17" w:author="Admin1" w:date="2022-12-08T15:49:00Z">
              <w:r w:rsidRPr="008116D9">
                <w:rPr>
                  <w:lang w:val="en-US"/>
                </w:rPr>
                <w:t>We were already expecting some performance issues and that is why we wanted to limit the no. of COIs in the report. If this is indeed too slow perhaps we need to check orders with materials in the ZQM_COI table? But then this table must be always updated (i.e., not just adding entries but also adding deletion flag.)</w:t>
              </w:r>
            </w:ins>
          </w:p>
          <w:p w14:paraId="1B34A53A" w14:textId="77777777" w:rsidR="008116D9" w:rsidRDefault="008116D9">
            <w:pPr>
              <w:rPr>
                <w:ins w:id="18" w:author="Admin1" w:date="2022-12-08T15:49:00Z"/>
                <w:lang w:val="en-US"/>
              </w:rPr>
            </w:pPr>
          </w:p>
          <w:p w14:paraId="5D2EF99E" w14:textId="77777777" w:rsidR="008116D9" w:rsidRPr="00FC5A50" w:rsidRDefault="00F25E20">
            <w:pPr>
              <w:rPr>
                <w:ins w:id="19" w:author="Admin1" w:date="2022-12-08T15:50:00Z"/>
                <w:lang w:val="en-US"/>
                <w:rPrChange w:id="20" w:author="Admin1" w:date="2022-12-08T15:51:00Z">
                  <w:rPr>
                    <w:ins w:id="21" w:author="Admin1" w:date="2022-12-08T15:50:00Z"/>
                    <w:color w:val="FF0000"/>
                    <w:lang w:val="en-US"/>
                  </w:rPr>
                </w:rPrChange>
              </w:rPr>
            </w:pPr>
            <w:ins w:id="22" w:author="Admin1" w:date="2022-12-08T15:49:00Z">
              <w:r w:rsidRPr="00FC5A50">
                <w:rPr>
                  <w:lang w:val="en-US"/>
                  <w:rPrChange w:id="23" w:author="Admin1" w:date="2022-12-08T15:51:00Z">
                    <w:rPr>
                      <w:color w:val="FF0000"/>
                      <w:lang w:val="en-US"/>
                    </w:rPr>
                  </w:rPrChange>
                </w:rPr>
                <w:t>I think we need to do it. Is there any other way to retrieve the process order/sales orders associated to the COI? Any ideas?</w:t>
              </w:r>
            </w:ins>
          </w:p>
          <w:p w14:paraId="6E2B114A" w14:textId="77777777" w:rsidR="00D544E2" w:rsidRDefault="00D544E2">
            <w:pPr>
              <w:rPr>
                <w:ins w:id="24" w:author="Admin1" w:date="2022-12-08T15:50:00Z"/>
                <w:color w:val="FF0000"/>
                <w:lang w:val="en-US"/>
              </w:rPr>
            </w:pPr>
          </w:p>
          <w:p w14:paraId="48D40B21" w14:textId="6FDB9839" w:rsidR="00D544E2" w:rsidRDefault="00D544E2">
            <w:pPr>
              <w:rPr>
                <w:ins w:id="25" w:author="Admin1" w:date="2022-12-08T15:49:00Z"/>
                <w:lang w:val="en-US"/>
              </w:rPr>
            </w:pPr>
            <w:ins w:id="26" w:author="Admin1" w:date="2022-12-08T15:50:00Z">
              <w:r w:rsidRPr="00D544E2">
                <w:rPr>
                  <w:lang w:val="en-US"/>
                  <w:rPrChange w:id="27" w:author="Admin1" w:date="2022-12-08T15:50:00Z">
                    <w:rPr>
                      <w:color w:val="FF0000"/>
                      <w:lang w:val="en-US"/>
                    </w:rPr>
                  </w:rPrChange>
                </w:rPr>
                <w:t>GSI:</w:t>
              </w:r>
              <w:r>
                <w:rPr>
                  <w:lang w:val="en-US"/>
                </w:rPr>
                <w:t xml:space="preserve"> One more index table COI/PO/SO</w:t>
              </w:r>
            </w:ins>
          </w:p>
        </w:tc>
      </w:tr>
    </w:tbl>
    <w:p w14:paraId="50F8A18C" w14:textId="77777777" w:rsidR="008116D9" w:rsidRPr="001B2CA2" w:rsidRDefault="008116D9">
      <w:pPr>
        <w:rPr>
          <w:lang w:val="en-US"/>
        </w:rPr>
      </w:pPr>
    </w:p>
    <w:p w14:paraId="5633A811" w14:textId="77777777" w:rsidR="001B2CA2" w:rsidRDefault="001B2CA2">
      <w:pPr>
        <w:rPr>
          <w:lang w:val="en-US"/>
        </w:rPr>
      </w:pPr>
    </w:p>
    <w:p w14:paraId="16C38639" w14:textId="77777777" w:rsidR="005D5700" w:rsidRPr="00FC5A50" w:rsidRDefault="005D5700">
      <w:pPr>
        <w:rPr>
          <w:color w:val="5B9BD5" w:themeColor="accent1"/>
          <w:lang w:val="en-US"/>
          <w:rPrChange w:id="28" w:author="Admin1" w:date="2022-12-08T15:52:00Z">
            <w:rPr>
              <w:color w:val="FF0000"/>
              <w:lang w:val="en-US"/>
            </w:rPr>
          </w:rPrChange>
        </w:rPr>
      </w:pPr>
      <w:r w:rsidRPr="00FC5A50">
        <w:rPr>
          <w:color w:val="5B9BD5" w:themeColor="accent1"/>
          <w:lang w:val="en-US"/>
          <w:rPrChange w:id="29" w:author="Admin1" w:date="2022-12-08T15:52:00Z">
            <w:rPr>
              <w:color w:val="FF0000"/>
              <w:lang w:val="en-US"/>
            </w:rPr>
          </w:rPrChange>
        </w:rPr>
        <w:t>Problem 2</w:t>
      </w:r>
      <w:r w:rsidR="00B11D05" w:rsidRPr="00FC5A50">
        <w:rPr>
          <w:color w:val="5B9BD5" w:themeColor="accent1"/>
          <w:lang w:val="en-US"/>
          <w:rPrChange w:id="30" w:author="Admin1" w:date="2022-12-08T15:52:00Z">
            <w:rPr>
              <w:color w:val="FF0000"/>
              <w:lang w:val="en-US"/>
            </w:rPr>
          </w:rPrChange>
        </w:rPr>
        <w:t xml:space="preserve"> (well, it’s not really report specific, just found suddenly)</w:t>
      </w:r>
      <w:r w:rsidRPr="00FC5A50">
        <w:rPr>
          <w:color w:val="5B9BD5" w:themeColor="accent1"/>
          <w:lang w:val="en-US"/>
          <w:rPrChange w:id="31" w:author="Admin1" w:date="2022-12-08T15:52:00Z">
            <w:rPr>
              <w:color w:val="FF0000"/>
              <w:lang w:val="en-US"/>
            </w:rPr>
          </w:rPrChange>
        </w:rPr>
        <w:t>:</w:t>
      </w:r>
    </w:p>
    <w:p w14:paraId="6600EE5B" w14:textId="77777777" w:rsidR="005D5700" w:rsidRDefault="005D5700">
      <w:pPr>
        <w:rPr>
          <w:lang w:val="en-US"/>
        </w:rPr>
      </w:pPr>
      <w:r>
        <w:rPr>
          <w:lang w:val="en-US"/>
        </w:rPr>
        <w:t>In the Sales Order COI FS you write:</w:t>
      </w:r>
    </w:p>
    <w:p w14:paraId="4CC4F4FF" w14:textId="77777777" w:rsidR="005D5700" w:rsidRPr="005D5700" w:rsidRDefault="005D5700" w:rsidP="005D5700">
      <w:pPr>
        <w:pStyle w:val="Listenabsatz"/>
        <w:numPr>
          <w:ilvl w:val="0"/>
          <w:numId w:val="4"/>
        </w:numPr>
        <w:rPr>
          <w:rFonts w:eastAsia="Arial" w:cs="Arial"/>
          <w:i/>
          <w:iCs/>
          <w:color w:val="000000" w:themeColor="text1"/>
          <w:lang w:val="en-US"/>
        </w:rPr>
      </w:pPr>
      <w:r>
        <w:rPr>
          <w:lang w:val="en-US"/>
        </w:rPr>
        <w:t>“</w:t>
      </w:r>
      <w:r w:rsidRPr="1B34F170">
        <w:rPr>
          <w:rFonts w:eastAsia="Arial" w:cs="Arial"/>
          <w:i/>
          <w:iCs/>
          <w:color w:val="000000" w:themeColor="text1"/>
          <w:lang w:val="en-US"/>
        </w:rPr>
        <w:t>Batch determination at line level will be done at the Sales Order level after the usage decision for the full process order has been taken, and based on the COI characteristic to ensure that the right batch is sent to the right clinic (ship-to)</w:t>
      </w:r>
    </w:p>
    <w:p w14:paraId="3AF7AF9B" w14:textId="77777777" w:rsidR="005D5700" w:rsidRDefault="005D5700">
      <w:pPr>
        <w:rPr>
          <w:lang w:val="en-US"/>
        </w:rPr>
      </w:pPr>
      <w:r>
        <w:rPr>
          <w:lang w:val="en-US"/>
        </w:rPr>
        <w:t>”</w:t>
      </w:r>
    </w:p>
    <w:p w14:paraId="4B18A666" w14:textId="77777777" w:rsidR="005D5700" w:rsidRPr="00FC5A50" w:rsidRDefault="005D5700">
      <w:pPr>
        <w:rPr>
          <w:color w:val="5B9BD5" w:themeColor="accent1"/>
          <w:lang w:val="en-US"/>
          <w:rPrChange w:id="32" w:author="Admin1" w:date="2022-12-08T15:52:00Z">
            <w:rPr>
              <w:color w:val="FF0000"/>
              <w:lang w:val="en-US"/>
            </w:rPr>
          </w:rPrChange>
        </w:rPr>
      </w:pPr>
      <w:r w:rsidRPr="00FC5A50">
        <w:rPr>
          <w:color w:val="5B9BD5" w:themeColor="accent1"/>
          <w:lang w:val="en-US"/>
          <w:rPrChange w:id="33" w:author="Admin1" w:date="2022-12-08T15:52:00Z">
            <w:rPr>
              <w:color w:val="FF0000"/>
              <w:lang w:val="en-US"/>
            </w:rPr>
          </w:rPrChange>
        </w:rPr>
        <w:t xml:space="preserve">But how the COI gets into the finished product batch as characteristic? </w:t>
      </w:r>
      <w:commentRangeStart w:id="34"/>
      <w:r w:rsidRPr="00FC5A50">
        <w:rPr>
          <w:color w:val="5B9BD5" w:themeColor="accent1"/>
          <w:lang w:val="en-US"/>
          <w:rPrChange w:id="35" w:author="Admin1" w:date="2022-12-08T15:52:00Z">
            <w:rPr>
              <w:color w:val="FF0000"/>
              <w:lang w:val="en-US"/>
            </w:rPr>
          </w:rPrChange>
        </w:rPr>
        <w:t>I don’t see it in any FS!</w:t>
      </w:r>
      <w:commentRangeEnd w:id="34"/>
      <w:r w:rsidR="00A62CD2" w:rsidRPr="00FC5A50">
        <w:rPr>
          <w:rStyle w:val="Kommentarzeichen"/>
          <w:color w:val="5B9BD5" w:themeColor="accent1"/>
          <w:rPrChange w:id="36" w:author="Admin1" w:date="2022-12-08T15:52:00Z">
            <w:rPr>
              <w:rStyle w:val="Kommentarzeichen"/>
            </w:rPr>
          </w:rPrChange>
        </w:rPr>
        <w:commentReference w:id="34"/>
      </w:r>
    </w:p>
    <w:tbl>
      <w:tblPr>
        <w:tblStyle w:val="Tabellenraster"/>
        <w:tblW w:w="0" w:type="auto"/>
        <w:tblLook w:val="04A0" w:firstRow="1" w:lastRow="0" w:firstColumn="1" w:lastColumn="0" w:noHBand="0" w:noVBand="1"/>
      </w:tblPr>
      <w:tblGrid>
        <w:gridCol w:w="9062"/>
      </w:tblGrid>
      <w:tr w:rsidR="00FC5A50" w:rsidRPr="008C3000" w14:paraId="7354A677" w14:textId="77777777" w:rsidTr="00FC5A50">
        <w:trPr>
          <w:ins w:id="37" w:author="Admin1" w:date="2022-12-08T15:50:00Z"/>
        </w:trPr>
        <w:tc>
          <w:tcPr>
            <w:tcW w:w="9062" w:type="dxa"/>
          </w:tcPr>
          <w:p w14:paraId="6F0D09D4" w14:textId="78B33761" w:rsidR="00FC5A50" w:rsidRDefault="00FC5A50">
            <w:pPr>
              <w:rPr>
                <w:ins w:id="38" w:author="Admin1" w:date="2022-12-08T15:50:00Z"/>
                <w:lang w:val="en-US"/>
              </w:rPr>
            </w:pPr>
            <w:ins w:id="39" w:author="Admin1" w:date="2022-12-08T15:50:00Z">
              <w:r w:rsidRPr="008116D9">
                <w:rPr>
                  <w:lang w:val="en-US"/>
                </w:rPr>
                <w:t>Should be in the COI in process order FS. Please check.</w:t>
              </w:r>
            </w:ins>
          </w:p>
          <w:p w14:paraId="623F0B0A" w14:textId="77777777" w:rsidR="00FC5A50" w:rsidRDefault="00FC5A50">
            <w:pPr>
              <w:rPr>
                <w:ins w:id="40" w:author="Admin1" w:date="2022-12-08T15:51:00Z"/>
                <w:lang w:val="en-US"/>
              </w:rPr>
            </w:pPr>
          </w:p>
          <w:p w14:paraId="279776BF" w14:textId="77777777" w:rsidR="00FC5A50" w:rsidRDefault="00FC5A50">
            <w:pPr>
              <w:rPr>
                <w:ins w:id="41" w:author="Admin1" w:date="2022-12-08T15:51:00Z"/>
                <w:lang w:val="en-US"/>
              </w:rPr>
            </w:pPr>
            <w:ins w:id="42" w:author="Admin1" w:date="2022-12-08T15:51:00Z">
              <w:r>
                <w:rPr>
                  <w:lang w:val="en-US"/>
                </w:rPr>
                <w:t xml:space="preserve">GSI: yes it is, fine </w:t>
              </w:r>
            </w:ins>
          </w:p>
          <w:p w14:paraId="3A33E13D" w14:textId="256A0FF5" w:rsidR="00FC5A50" w:rsidRDefault="00FC5A50">
            <w:pPr>
              <w:rPr>
                <w:ins w:id="43" w:author="Admin1" w:date="2022-12-08T15:50:00Z"/>
                <w:lang w:val="en-US"/>
              </w:rPr>
            </w:pPr>
            <w:ins w:id="44" w:author="Admin1" w:date="2022-12-08T15:51:00Z">
              <w:r w:rsidRPr="00FC5A50">
                <w:rPr>
                  <w:color w:val="FF0000"/>
                  <w:lang w:val="en-US"/>
                  <w:rPrChange w:id="45" w:author="Admin1" w:date="2022-12-08T15:52:00Z">
                    <w:rPr>
                      <w:lang w:val="en-US"/>
                    </w:rPr>
                  </w:rPrChange>
                </w:rPr>
                <w:t>QUESTION: when exactly the header batch of the PO is saved? Because I can modify only existing batch at PO save, not what is then created.</w:t>
              </w:r>
            </w:ins>
          </w:p>
        </w:tc>
      </w:tr>
    </w:tbl>
    <w:p w14:paraId="0BB46FC6" w14:textId="77777777" w:rsidR="005D5700" w:rsidRDefault="005D5700">
      <w:pPr>
        <w:rPr>
          <w:lang w:val="en-US"/>
        </w:rPr>
      </w:pPr>
    </w:p>
    <w:p w14:paraId="2430B4CE" w14:textId="77777777" w:rsidR="00AA5646" w:rsidRPr="001B2CA2" w:rsidRDefault="00AA5646">
      <w:pPr>
        <w:rPr>
          <w:lang w:val="en-US"/>
        </w:rPr>
      </w:pPr>
      <w:r>
        <w:rPr>
          <w:lang w:val="en-US"/>
        </w:rPr>
        <w:t>So then, by my understanding I should do the following:</w:t>
      </w:r>
    </w:p>
    <w:p w14:paraId="7B950D50" w14:textId="77777777" w:rsidR="00865B42" w:rsidRPr="00920DC0" w:rsidRDefault="007620DA">
      <w:pPr>
        <w:rPr>
          <w:lang w:val="en-US"/>
        </w:rPr>
      </w:pPr>
      <w:r w:rsidRPr="00920DC0">
        <w:rPr>
          <w:lang w:val="en-US"/>
        </w:rPr>
        <w:t>Base logic:</w:t>
      </w:r>
    </w:p>
    <w:p w14:paraId="202CA509" w14:textId="77777777" w:rsidR="007620DA" w:rsidRDefault="007620DA" w:rsidP="007620DA">
      <w:pPr>
        <w:pStyle w:val="Listenabsatz"/>
        <w:numPr>
          <w:ilvl w:val="0"/>
          <w:numId w:val="1"/>
        </w:numPr>
        <w:rPr>
          <w:lang w:val="en-US"/>
        </w:rPr>
      </w:pPr>
      <w:r w:rsidRPr="007620DA">
        <w:rPr>
          <w:lang w:val="en-US"/>
        </w:rPr>
        <w:t>Collect material/batch/COI from the custom link table,</w:t>
      </w:r>
      <w:r>
        <w:rPr>
          <w:lang w:val="en-US"/>
        </w:rPr>
        <w:t xml:space="preserve"> filter by other selection criteria (actually the only additional constraint here is the “</w:t>
      </w:r>
      <w:r w:rsidRPr="007620DA">
        <w:rPr>
          <w:lang w:val="en-US"/>
        </w:rPr>
        <w:t>Material types for components</w:t>
      </w:r>
      <w:r>
        <w:rPr>
          <w:lang w:val="en-US"/>
        </w:rPr>
        <w:t>”)</w:t>
      </w:r>
    </w:p>
    <w:p w14:paraId="6BC3FE31" w14:textId="1CEEFCEF" w:rsidR="00AC6777" w:rsidRPr="00AC6777" w:rsidRDefault="00AC6777" w:rsidP="00AC6777">
      <w:pPr>
        <w:pStyle w:val="Listenabsatz"/>
        <w:numPr>
          <w:ilvl w:val="0"/>
          <w:numId w:val="1"/>
        </w:numPr>
        <w:rPr>
          <w:color w:val="FF0000"/>
          <w:lang w:val="en-US"/>
        </w:rPr>
      </w:pPr>
      <w:r>
        <w:rPr>
          <w:lang w:val="en-US"/>
        </w:rPr>
        <w:t xml:space="preserve">Get the corresponding </w:t>
      </w:r>
      <w:r w:rsidRPr="00AC2ED0">
        <w:rPr>
          <w:b/>
          <w:lang w:val="en-US"/>
        </w:rPr>
        <w:t>Goods Receipt for Purchase Order</w:t>
      </w:r>
      <w:r>
        <w:rPr>
          <w:lang w:val="en-US"/>
        </w:rPr>
        <w:t xml:space="preserve"> (MSEG-MATNR, MSEG-CHARG, </w:t>
      </w:r>
      <w:r w:rsidRPr="00FC6047">
        <w:rPr>
          <w:color w:val="00B050"/>
          <w:lang w:val="en-US"/>
          <w:rPrChange w:id="46" w:author="Admin1" w:date="2022-12-08T15:52:00Z">
            <w:rPr>
              <w:color w:val="FF0000"/>
              <w:lang w:val="en-US"/>
            </w:rPr>
          </w:rPrChange>
        </w:rPr>
        <w:t xml:space="preserve">MSEG-BWART = </w:t>
      </w:r>
      <w:r w:rsidR="009A30F2" w:rsidRPr="00FC6047">
        <w:rPr>
          <w:color w:val="00B050"/>
          <w:lang w:val="en-US"/>
          <w:rPrChange w:id="47" w:author="Admin1" w:date="2022-12-08T15:52:00Z">
            <w:rPr>
              <w:color w:val="FF0000"/>
              <w:lang w:val="en-US"/>
            </w:rPr>
          </w:rPrChange>
        </w:rPr>
        <w:t>101</w:t>
      </w:r>
      <w:r w:rsidRPr="00FC6047">
        <w:rPr>
          <w:color w:val="00B050"/>
          <w:lang w:val="en-US"/>
          <w:rPrChange w:id="48" w:author="Admin1" w:date="2022-12-08T15:52:00Z">
            <w:rPr>
              <w:color w:val="FF0000"/>
              <w:lang w:val="en-US"/>
            </w:rPr>
          </w:rPrChange>
        </w:rPr>
        <w:t xml:space="preserve">, </w:t>
      </w:r>
      <w:r>
        <w:rPr>
          <w:lang w:val="en-US"/>
        </w:rPr>
        <w:t>MSEG-EBELN is filled). If not found, drop the record.</w:t>
      </w:r>
      <w:r w:rsidR="00D55650">
        <w:rPr>
          <w:lang w:val="en-US"/>
        </w:rPr>
        <w:t xml:space="preserve"> </w:t>
      </w:r>
      <w:r w:rsidR="00D55650" w:rsidRPr="00D55650">
        <w:rPr>
          <w:b/>
          <w:lang w:val="en-US"/>
        </w:rPr>
        <w:t>(-&gt; MSEG-1)</w:t>
      </w:r>
    </w:p>
    <w:p w14:paraId="58FB9948" w14:textId="77777777" w:rsidR="007620DA" w:rsidRDefault="007620DA" w:rsidP="007620DA">
      <w:pPr>
        <w:pStyle w:val="Listenabsatz"/>
        <w:numPr>
          <w:ilvl w:val="0"/>
          <w:numId w:val="1"/>
        </w:numPr>
        <w:rPr>
          <w:lang w:val="en-US"/>
        </w:rPr>
      </w:pPr>
      <w:r>
        <w:rPr>
          <w:lang w:val="en-US"/>
        </w:rPr>
        <w:t>Collect the corresponding process orders</w:t>
      </w:r>
    </w:p>
    <w:p w14:paraId="4734462F" w14:textId="513215A2" w:rsidR="00AC6777" w:rsidRDefault="00AC6777" w:rsidP="00AC6777">
      <w:pPr>
        <w:pStyle w:val="Listenabsatz"/>
        <w:numPr>
          <w:ilvl w:val="1"/>
          <w:numId w:val="1"/>
        </w:numPr>
        <w:rPr>
          <w:lang w:val="en-US"/>
        </w:rPr>
      </w:pPr>
      <w:r>
        <w:rPr>
          <w:lang w:val="en-US"/>
        </w:rPr>
        <w:lastRenderedPageBreak/>
        <w:t xml:space="preserve">Find </w:t>
      </w:r>
      <w:r w:rsidRPr="00AC2ED0">
        <w:rPr>
          <w:b/>
          <w:lang w:val="en-US"/>
        </w:rPr>
        <w:t>the Goods Issue for Consumption for Process Order</w:t>
      </w:r>
      <w:r>
        <w:rPr>
          <w:lang w:val="en-US"/>
        </w:rPr>
        <w:t xml:space="preserve"> ((MSEG-MATNR, MSEG-CHARG, </w:t>
      </w:r>
      <w:r w:rsidRPr="00FC6047">
        <w:rPr>
          <w:color w:val="00B050"/>
          <w:lang w:val="en-US"/>
          <w:rPrChange w:id="49" w:author="Admin1" w:date="2022-12-08T15:52:00Z">
            <w:rPr>
              <w:color w:val="FF0000"/>
              <w:lang w:val="en-US"/>
            </w:rPr>
          </w:rPrChange>
        </w:rPr>
        <w:t xml:space="preserve">MSEG-BWART = </w:t>
      </w:r>
      <w:r w:rsidR="009A30F2" w:rsidRPr="00FC6047">
        <w:rPr>
          <w:color w:val="00B050"/>
          <w:lang w:val="en-US"/>
          <w:rPrChange w:id="50" w:author="Admin1" w:date="2022-12-08T15:52:00Z">
            <w:rPr>
              <w:color w:val="FF0000"/>
              <w:lang w:val="en-US"/>
            </w:rPr>
          </w:rPrChange>
        </w:rPr>
        <w:t>261</w:t>
      </w:r>
      <w:r w:rsidRPr="00FC6047">
        <w:rPr>
          <w:color w:val="00B050"/>
          <w:lang w:val="en-US"/>
          <w:rPrChange w:id="51" w:author="Admin1" w:date="2022-12-08T15:52:00Z">
            <w:rPr>
              <w:color w:val="FF0000"/>
              <w:lang w:val="en-US"/>
            </w:rPr>
          </w:rPrChange>
        </w:rPr>
        <w:t xml:space="preserve">, </w:t>
      </w:r>
      <w:r>
        <w:rPr>
          <w:lang w:val="en-US"/>
        </w:rPr>
        <w:t xml:space="preserve">MSEG-AUFNR </w:t>
      </w:r>
      <w:commentRangeStart w:id="52"/>
      <w:r>
        <w:rPr>
          <w:lang w:val="en-US"/>
        </w:rPr>
        <w:t>is filled</w:t>
      </w:r>
      <w:commentRangeEnd w:id="52"/>
      <w:r w:rsidR="009A30F2">
        <w:rPr>
          <w:rStyle w:val="Kommentarzeichen"/>
        </w:rPr>
        <w:commentReference w:id="52"/>
      </w:r>
      <w:r>
        <w:rPr>
          <w:lang w:val="en-US"/>
        </w:rPr>
        <w:t>). Theoretically it can be several, keep all there Process Order numbers</w:t>
      </w:r>
      <w:r w:rsidR="00AC2ED0">
        <w:rPr>
          <w:lang w:val="en-US"/>
        </w:rPr>
        <w:t xml:space="preserve"> </w:t>
      </w:r>
      <w:r w:rsidR="00AC2ED0" w:rsidRPr="00D55650">
        <w:rPr>
          <w:b/>
          <w:lang w:val="en-US"/>
        </w:rPr>
        <w:t>(-&gt; MSEG-</w:t>
      </w:r>
      <w:r w:rsidR="005931F4">
        <w:rPr>
          <w:b/>
          <w:lang w:val="en-US"/>
        </w:rPr>
        <w:t>2</w:t>
      </w:r>
      <w:r w:rsidR="00AC2ED0" w:rsidRPr="00D55650">
        <w:rPr>
          <w:b/>
          <w:lang w:val="en-US"/>
        </w:rPr>
        <w:t>)</w:t>
      </w:r>
    </w:p>
    <w:p w14:paraId="3B75498C" w14:textId="6922CA4B" w:rsidR="007620DA" w:rsidRDefault="007620DA" w:rsidP="007620DA">
      <w:pPr>
        <w:pStyle w:val="Listenabsatz"/>
        <w:numPr>
          <w:ilvl w:val="0"/>
          <w:numId w:val="1"/>
        </w:numPr>
        <w:rPr>
          <w:lang w:val="en-US"/>
        </w:rPr>
      </w:pPr>
      <w:r>
        <w:rPr>
          <w:lang w:val="en-US"/>
        </w:rPr>
        <w:t>Collect the FERT batches from the process order (</w:t>
      </w:r>
      <w:r w:rsidR="00AC2ED0" w:rsidRPr="00AC2ED0">
        <w:rPr>
          <w:b/>
          <w:lang w:val="en-US"/>
        </w:rPr>
        <w:t>Goods Receipt from Production</w:t>
      </w:r>
      <w:r w:rsidR="00AC6777">
        <w:rPr>
          <w:lang w:val="en-US"/>
        </w:rPr>
        <w:t xml:space="preserve"> - </w:t>
      </w:r>
      <w:r w:rsidR="00AC6777" w:rsidRPr="00FC6047">
        <w:rPr>
          <w:color w:val="00B050"/>
          <w:lang w:val="en-US"/>
          <w:rPrChange w:id="53" w:author="Admin1" w:date="2022-12-08T15:52:00Z">
            <w:rPr>
              <w:color w:val="FF0000"/>
              <w:lang w:val="en-US"/>
            </w:rPr>
          </w:rPrChange>
        </w:rPr>
        <w:t xml:space="preserve">MSEG-BWART = </w:t>
      </w:r>
      <w:r w:rsidR="009A30F2" w:rsidRPr="00FC6047">
        <w:rPr>
          <w:color w:val="00B050"/>
          <w:lang w:val="en-US"/>
          <w:rPrChange w:id="54" w:author="Admin1" w:date="2022-12-08T15:52:00Z">
            <w:rPr>
              <w:color w:val="FF0000"/>
              <w:lang w:val="en-US"/>
            </w:rPr>
          </w:rPrChange>
        </w:rPr>
        <w:t>101</w:t>
      </w:r>
      <w:r w:rsidRPr="00FC6047">
        <w:rPr>
          <w:color w:val="00B050"/>
          <w:lang w:val="en-US"/>
          <w:rPrChange w:id="55" w:author="Admin1" w:date="2022-12-08T15:52:00Z">
            <w:rPr>
              <w:lang w:val="en-US"/>
            </w:rPr>
          </w:rPrChange>
        </w:rPr>
        <w:t>)</w:t>
      </w:r>
      <w:r w:rsidR="00D55650" w:rsidRPr="00FC6047">
        <w:rPr>
          <w:color w:val="00B050"/>
          <w:lang w:val="en-US"/>
          <w:rPrChange w:id="56" w:author="Admin1" w:date="2022-12-08T15:52:00Z">
            <w:rPr>
              <w:lang w:val="en-US"/>
            </w:rPr>
          </w:rPrChange>
        </w:rPr>
        <w:t xml:space="preserve"> </w:t>
      </w:r>
      <w:r w:rsidR="00D55650" w:rsidRPr="00D55650">
        <w:rPr>
          <w:b/>
          <w:lang w:val="en-US"/>
        </w:rPr>
        <w:t>(-&gt; MSEG-</w:t>
      </w:r>
      <w:r w:rsidR="00AC2ED0">
        <w:rPr>
          <w:b/>
          <w:lang w:val="en-US"/>
        </w:rPr>
        <w:t>3</w:t>
      </w:r>
      <w:r w:rsidR="00D55650" w:rsidRPr="00D55650">
        <w:rPr>
          <w:b/>
          <w:lang w:val="en-US"/>
        </w:rPr>
        <w:t>)</w:t>
      </w:r>
    </w:p>
    <w:p w14:paraId="1D935CD9" w14:textId="77777777" w:rsidR="006D6653" w:rsidRDefault="006D6653" w:rsidP="007620DA">
      <w:pPr>
        <w:pStyle w:val="Listenabsatz"/>
        <w:numPr>
          <w:ilvl w:val="0"/>
          <w:numId w:val="1"/>
        </w:numPr>
        <w:rPr>
          <w:ins w:id="57" w:author="Admin1" w:date="2022-12-08T15:53:00Z"/>
          <w:lang w:val="en-US"/>
        </w:rPr>
      </w:pPr>
      <w:r>
        <w:rPr>
          <w:lang w:val="en-US"/>
        </w:rPr>
        <w:t xml:space="preserve">Create 1 ALV line for the component batch + 1 ALV line for every FERT batch from </w:t>
      </w:r>
      <w:r w:rsidR="00695046">
        <w:rPr>
          <w:lang w:val="en-US"/>
        </w:rPr>
        <w:t>the same COI</w:t>
      </w:r>
    </w:p>
    <w:tbl>
      <w:tblPr>
        <w:tblStyle w:val="Tabellenraster"/>
        <w:tblW w:w="0" w:type="auto"/>
        <w:tblLook w:val="04A0" w:firstRow="1" w:lastRow="0" w:firstColumn="1" w:lastColumn="0" w:noHBand="0" w:noVBand="1"/>
      </w:tblPr>
      <w:tblGrid>
        <w:gridCol w:w="9062"/>
      </w:tblGrid>
      <w:tr w:rsidR="004C40E2" w:rsidRPr="008C3000" w14:paraId="47163317" w14:textId="77777777" w:rsidTr="004C40E2">
        <w:trPr>
          <w:ins w:id="58" w:author="Admin1" w:date="2022-12-08T15:53:00Z"/>
        </w:trPr>
        <w:tc>
          <w:tcPr>
            <w:tcW w:w="9062" w:type="dxa"/>
          </w:tcPr>
          <w:p w14:paraId="1F4E14F4" w14:textId="77777777" w:rsidR="004C40E2" w:rsidRDefault="004C40E2" w:rsidP="004C40E2">
            <w:pPr>
              <w:rPr>
                <w:ins w:id="59" w:author="Admin1" w:date="2022-12-08T15:53:00Z"/>
                <w:lang w:val="en-US"/>
              </w:rPr>
            </w:pPr>
            <w:ins w:id="60" w:author="Admin1" w:date="2022-12-08T15:53:00Z">
              <w:r w:rsidRPr="008116D9">
                <w:rPr>
                  <w:lang w:val="en-US"/>
                </w:rPr>
                <w:t>This should be for a specific process order, although I understand you will retrieve all at once</w:t>
              </w:r>
            </w:ins>
          </w:p>
          <w:p w14:paraId="1186A87D" w14:textId="77777777" w:rsidR="004C40E2" w:rsidRDefault="004C40E2" w:rsidP="004C40E2">
            <w:pPr>
              <w:rPr>
                <w:ins w:id="61" w:author="Admin1" w:date="2022-12-08T15:53:00Z"/>
                <w:lang w:val="en-US"/>
              </w:rPr>
            </w:pPr>
          </w:p>
          <w:p w14:paraId="5E06D495" w14:textId="20195241" w:rsidR="004C40E2" w:rsidRDefault="004C40E2" w:rsidP="004C40E2">
            <w:pPr>
              <w:rPr>
                <w:ins w:id="62" w:author="Admin1" w:date="2022-12-08T15:53:00Z"/>
                <w:lang w:val="en-US"/>
              </w:rPr>
            </w:pPr>
            <w:ins w:id="63" w:author="Admin1" w:date="2022-12-08T15:53:00Z">
              <w:r>
                <w:rPr>
                  <w:lang w:val="en-US"/>
                </w:rPr>
                <w:t xml:space="preserve">GSI: </w:t>
              </w:r>
              <w:r w:rsidRPr="004C40E2">
                <w:rPr>
                  <w:color w:val="00B050"/>
                  <w:lang w:val="en-US"/>
                  <w:rPrChange w:id="64" w:author="Admin1" w:date="2022-12-08T15:54:00Z">
                    <w:rPr>
                      <w:lang w:val="en-US"/>
                    </w:rPr>
                  </w:rPrChange>
                </w:rPr>
                <w:t xml:space="preserve">Retrieve ALL process orders where the given component batch was consumed and create a separate </w:t>
              </w:r>
            </w:ins>
            <w:ins w:id="65" w:author="Admin1" w:date="2022-12-08T15:54:00Z">
              <w:r w:rsidRPr="004C40E2">
                <w:rPr>
                  <w:color w:val="00B050"/>
                  <w:lang w:val="en-US"/>
                  <w:rPrChange w:id="66" w:author="Admin1" w:date="2022-12-08T15:54:00Z">
                    <w:rPr>
                      <w:lang w:val="en-US"/>
                    </w:rPr>
                  </w:rPrChange>
                </w:rPr>
                <w:t>report line</w:t>
              </w:r>
            </w:ins>
          </w:p>
        </w:tc>
      </w:tr>
    </w:tbl>
    <w:p w14:paraId="74DCB054" w14:textId="77777777" w:rsidR="004C40E2" w:rsidRPr="004C40E2" w:rsidRDefault="004C40E2">
      <w:pPr>
        <w:rPr>
          <w:lang w:val="en-US"/>
        </w:rPr>
        <w:pPrChange w:id="67" w:author="Admin1" w:date="2022-12-08T15:53:00Z">
          <w:pPr>
            <w:pStyle w:val="Listenabsatz"/>
            <w:numPr>
              <w:numId w:val="1"/>
            </w:numPr>
            <w:ind w:hanging="360"/>
          </w:pPr>
        </w:pPrChange>
      </w:pPr>
    </w:p>
    <w:p w14:paraId="395DB445" w14:textId="77777777" w:rsidR="006D6653" w:rsidRDefault="006D6653" w:rsidP="006D6653">
      <w:pPr>
        <w:rPr>
          <w:lang w:val="en-US"/>
        </w:rPr>
      </w:pPr>
    </w:p>
    <w:p w14:paraId="5AD980D3" w14:textId="77777777" w:rsidR="006D6653" w:rsidRDefault="006D6653" w:rsidP="006D6653">
      <w:pPr>
        <w:rPr>
          <w:lang w:val="en-US"/>
        </w:rPr>
      </w:pPr>
      <w:r>
        <w:rPr>
          <w:lang w:val="en-US"/>
        </w:rPr>
        <w:t>The report line details depend on whether it’s a component or a FERT batch:</w:t>
      </w:r>
    </w:p>
    <w:tbl>
      <w:tblPr>
        <w:tblStyle w:val="Tabellenraster"/>
        <w:tblW w:w="0" w:type="auto"/>
        <w:tblLook w:val="04A0" w:firstRow="1" w:lastRow="0" w:firstColumn="1" w:lastColumn="0" w:noHBand="0" w:noVBand="1"/>
      </w:tblPr>
      <w:tblGrid>
        <w:gridCol w:w="2578"/>
        <w:gridCol w:w="3724"/>
        <w:gridCol w:w="2760"/>
      </w:tblGrid>
      <w:tr w:rsidR="00D428FD" w14:paraId="377EC137" w14:textId="77777777" w:rsidTr="00B72B5D">
        <w:tc>
          <w:tcPr>
            <w:tcW w:w="2335" w:type="dxa"/>
          </w:tcPr>
          <w:p w14:paraId="652FFC9C" w14:textId="77777777" w:rsidR="00D428FD" w:rsidRPr="00D428FD" w:rsidRDefault="00D428FD" w:rsidP="006D6653">
            <w:pPr>
              <w:rPr>
                <w:b/>
                <w:lang w:val="en-US"/>
              </w:rPr>
            </w:pPr>
            <w:r w:rsidRPr="00D428FD">
              <w:rPr>
                <w:b/>
                <w:lang w:val="en-US"/>
              </w:rPr>
              <w:t>Column:</w:t>
            </w:r>
          </w:p>
        </w:tc>
        <w:tc>
          <w:tcPr>
            <w:tcW w:w="4178" w:type="dxa"/>
          </w:tcPr>
          <w:p w14:paraId="7CFAE454" w14:textId="77777777" w:rsidR="00D428FD" w:rsidRPr="00D428FD" w:rsidRDefault="00D428FD" w:rsidP="006D6653">
            <w:pPr>
              <w:rPr>
                <w:b/>
                <w:lang w:val="en-US"/>
              </w:rPr>
            </w:pPr>
            <w:r w:rsidRPr="00D428FD">
              <w:rPr>
                <w:b/>
                <w:lang w:val="en-US"/>
              </w:rPr>
              <w:t>Component batch</w:t>
            </w:r>
          </w:p>
        </w:tc>
        <w:tc>
          <w:tcPr>
            <w:tcW w:w="2549" w:type="dxa"/>
          </w:tcPr>
          <w:p w14:paraId="40166DCA" w14:textId="77777777" w:rsidR="00D428FD" w:rsidRPr="00D428FD" w:rsidRDefault="00D428FD" w:rsidP="006D6653">
            <w:pPr>
              <w:rPr>
                <w:b/>
                <w:lang w:val="en-US"/>
              </w:rPr>
            </w:pPr>
            <w:r w:rsidRPr="00D428FD">
              <w:rPr>
                <w:b/>
                <w:lang w:val="en-US"/>
              </w:rPr>
              <w:t>FERT batch</w:t>
            </w:r>
          </w:p>
        </w:tc>
      </w:tr>
      <w:tr w:rsidR="00D428FD" w14:paraId="01EC9884" w14:textId="77777777" w:rsidTr="00D428FD">
        <w:tc>
          <w:tcPr>
            <w:tcW w:w="3020" w:type="dxa"/>
          </w:tcPr>
          <w:p w14:paraId="14C724DD" w14:textId="77777777" w:rsidR="00D428FD" w:rsidRDefault="00D428FD" w:rsidP="006D6653">
            <w:pPr>
              <w:rPr>
                <w:lang w:val="en-US"/>
              </w:rPr>
            </w:pPr>
            <w:r>
              <w:rPr>
                <w:lang w:val="en-US"/>
              </w:rPr>
              <w:t>COI</w:t>
            </w:r>
          </w:p>
        </w:tc>
        <w:tc>
          <w:tcPr>
            <w:tcW w:w="3021" w:type="dxa"/>
          </w:tcPr>
          <w:p w14:paraId="36DDE982" w14:textId="77777777" w:rsidR="00D428FD" w:rsidRPr="007A1A34" w:rsidRDefault="00D428FD" w:rsidP="006D6653">
            <w:pPr>
              <w:rPr>
                <w:highlight w:val="green"/>
                <w:lang w:val="en-US"/>
                <w:rPrChange w:id="68" w:author="Admin1" w:date="2022-12-09T09:06:00Z">
                  <w:rPr>
                    <w:lang w:val="en-US"/>
                  </w:rPr>
                </w:rPrChange>
              </w:rPr>
            </w:pPr>
            <w:r w:rsidRPr="007A1A34">
              <w:rPr>
                <w:highlight w:val="green"/>
                <w:lang w:val="en-US"/>
                <w:rPrChange w:id="69" w:author="Admin1" w:date="2022-12-09T09:06:00Z">
                  <w:rPr>
                    <w:lang w:val="en-US"/>
                  </w:rPr>
                </w:rPrChange>
              </w:rPr>
              <w:t>From the link table</w:t>
            </w:r>
          </w:p>
        </w:tc>
        <w:tc>
          <w:tcPr>
            <w:tcW w:w="3021" w:type="dxa"/>
          </w:tcPr>
          <w:p w14:paraId="7A53F50B" w14:textId="77777777" w:rsidR="00D428FD" w:rsidRPr="00316F66" w:rsidRDefault="00D428FD" w:rsidP="006D6653">
            <w:pPr>
              <w:rPr>
                <w:highlight w:val="green"/>
                <w:lang w:val="en-US"/>
                <w:rPrChange w:id="70" w:author="Admin1" w:date="2022-12-09T10:30:00Z">
                  <w:rPr>
                    <w:lang w:val="en-US"/>
                  </w:rPr>
                </w:rPrChange>
              </w:rPr>
            </w:pPr>
            <w:r w:rsidRPr="00316F66">
              <w:rPr>
                <w:highlight w:val="green"/>
                <w:lang w:val="en-US"/>
                <w:rPrChange w:id="71" w:author="Admin1" w:date="2022-12-09T10:30:00Z">
                  <w:rPr>
                    <w:lang w:val="en-US"/>
                  </w:rPr>
                </w:rPrChange>
              </w:rPr>
              <w:t>From the link table</w:t>
            </w:r>
          </w:p>
        </w:tc>
      </w:tr>
      <w:tr w:rsidR="00D428FD" w:rsidRPr="008C3000" w14:paraId="254B1862" w14:textId="77777777" w:rsidTr="00D428FD">
        <w:tc>
          <w:tcPr>
            <w:tcW w:w="3020" w:type="dxa"/>
          </w:tcPr>
          <w:p w14:paraId="6CA3BA9F" w14:textId="77777777" w:rsidR="00D428FD" w:rsidRDefault="00D428FD" w:rsidP="006D6653">
            <w:pPr>
              <w:rPr>
                <w:lang w:val="en-US"/>
              </w:rPr>
            </w:pPr>
            <w:r>
              <w:rPr>
                <w:lang w:val="en-US"/>
              </w:rPr>
              <w:t>Material</w:t>
            </w:r>
          </w:p>
        </w:tc>
        <w:tc>
          <w:tcPr>
            <w:tcW w:w="3021" w:type="dxa"/>
          </w:tcPr>
          <w:p w14:paraId="603B4838" w14:textId="77777777" w:rsidR="00D428FD" w:rsidRPr="007A1A34" w:rsidRDefault="00D428FD" w:rsidP="006D6653">
            <w:pPr>
              <w:rPr>
                <w:highlight w:val="green"/>
                <w:lang w:val="en-US"/>
                <w:rPrChange w:id="72" w:author="Admin1" w:date="2022-12-09T09:06:00Z">
                  <w:rPr>
                    <w:lang w:val="en-US"/>
                  </w:rPr>
                </w:rPrChange>
              </w:rPr>
            </w:pPr>
            <w:r w:rsidRPr="007A1A34">
              <w:rPr>
                <w:highlight w:val="green"/>
                <w:lang w:val="en-US"/>
                <w:rPrChange w:id="73" w:author="Admin1" w:date="2022-12-09T09:06:00Z">
                  <w:rPr>
                    <w:lang w:val="en-US"/>
                  </w:rPr>
                </w:rPrChange>
              </w:rPr>
              <w:t>Component batch material</w:t>
            </w:r>
            <w:r w:rsidR="00563C9D" w:rsidRPr="007A1A34">
              <w:rPr>
                <w:highlight w:val="green"/>
                <w:lang w:val="en-US"/>
                <w:rPrChange w:id="74" w:author="Admin1" w:date="2022-12-09T09:06:00Z">
                  <w:rPr>
                    <w:lang w:val="en-US"/>
                  </w:rPr>
                </w:rPrChange>
              </w:rPr>
              <w:t xml:space="preserve"> from the link table</w:t>
            </w:r>
          </w:p>
        </w:tc>
        <w:tc>
          <w:tcPr>
            <w:tcW w:w="3021" w:type="dxa"/>
          </w:tcPr>
          <w:p w14:paraId="5D4E70D2" w14:textId="77777777" w:rsidR="00D428FD" w:rsidRPr="00316F66" w:rsidRDefault="00D428FD" w:rsidP="006D6653">
            <w:pPr>
              <w:rPr>
                <w:highlight w:val="green"/>
                <w:lang w:val="en-US"/>
                <w:rPrChange w:id="75" w:author="Admin1" w:date="2022-12-09T10:30:00Z">
                  <w:rPr>
                    <w:lang w:val="en-US"/>
                  </w:rPr>
                </w:rPrChange>
              </w:rPr>
            </w:pPr>
            <w:r w:rsidRPr="00316F66">
              <w:rPr>
                <w:highlight w:val="green"/>
                <w:lang w:val="en-US"/>
                <w:rPrChange w:id="76" w:author="Admin1" w:date="2022-12-09T10:30:00Z">
                  <w:rPr>
                    <w:lang w:val="en-US"/>
                  </w:rPr>
                </w:rPrChange>
              </w:rPr>
              <w:t xml:space="preserve">FERT batch </w:t>
            </w:r>
            <w:proofErr w:type="spellStart"/>
            <w:r w:rsidRPr="00316F66">
              <w:rPr>
                <w:highlight w:val="green"/>
                <w:lang w:val="en-US"/>
                <w:rPrChange w:id="77" w:author="Admin1" w:date="2022-12-09T10:30:00Z">
                  <w:rPr>
                    <w:lang w:val="en-US"/>
                  </w:rPr>
                </w:rPrChange>
              </w:rPr>
              <w:t>matrial</w:t>
            </w:r>
            <w:proofErr w:type="spellEnd"/>
            <w:r w:rsidR="00563C9D" w:rsidRPr="00316F66">
              <w:rPr>
                <w:highlight w:val="green"/>
                <w:lang w:val="en-US"/>
                <w:rPrChange w:id="78" w:author="Admin1" w:date="2022-12-09T10:30:00Z">
                  <w:rPr>
                    <w:lang w:val="en-US"/>
                  </w:rPr>
                </w:rPrChange>
              </w:rPr>
              <w:t xml:space="preserve"> from the process order (GR)</w:t>
            </w:r>
          </w:p>
        </w:tc>
      </w:tr>
      <w:tr w:rsidR="00D428FD" w14:paraId="2C428D36" w14:textId="77777777" w:rsidTr="00D428FD">
        <w:tc>
          <w:tcPr>
            <w:tcW w:w="3020" w:type="dxa"/>
          </w:tcPr>
          <w:p w14:paraId="4CF33740" w14:textId="77777777" w:rsidR="00D428FD" w:rsidRDefault="00D428FD" w:rsidP="006D6653">
            <w:pPr>
              <w:rPr>
                <w:lang w:val="en-US"/>
              </w:rPr>
            </w:pPr>
            <w:r>
              <w:rPr>
                <w:lang w:val="en-US"/>
              </w:rPr>
              <w:t>Batch</w:t>
            </w:r>
          </w:p>
        </w:tc>
        <w:tc>
          <w:tcPr>
            <w:tcW w:w="3021" w:type="dxa"/>
          </w:tcPr>
          <w:p w14:paraId="299B6F50" w14:textId="77777777" w:rsidR="00D428FD" w:rsidRPr="007A1A34" w:rsidRDefault="00D428FD" w:rsidP="006D6653">
            <w:pPr>
              <w:rPr>
                <w:highlight w:val="green"/>
                <w:lang w:val="en-US"/>
                <w:rPrChange w:id="79" w:author="Admin1" w:date="2022-12-09T09:06:00Z">
                  <w:rPr>
                    <w:lang w:val="en-US"/>
                  </w:rPr>
                </w:rPrChange>
              </w:rPr>
            </w:pPr>
            <w:r w:rsidRPr="007A1A34">
              <w:rPr>
                <w:highlight w:val="green"/>
                <w:lang w:val="en-US"/>
                <w:rPrChange w:id="80" w:author="Admin1" w:date="2022-12-09T09:06:00Z">
                  <w:rPr>
                    <w:lang w:val="en-US"/>
                  </w:rPr>
                </w:rPrChange>
              </w:rPr>
              <w:t>Component batch ID</w:t>
            </w:r>
            <w:r w:rsidR="00563C9D" w:rsidRPr="007A1A34">
              <w:rPr>
                <w:highlight w:val="green"/>
                <w:lang w:val="en-US"/>
                <w:rPrChange w:id="81" w:author="Admin1" w:date="2022-12-09T09:06:00Z">
                  <w:rPr>
                    <w:lang w:val="en-US"/>
                  </w:rPr>
                </w:rPrChange>
              </w:rPr>
              <w:t xml:space="preserve"> from the link table</w:t>
            </w:r>
          </w:p>
          <w:p w14:paraId="4B0A1A77" w14:textId="77777777" w:rsidR="008962EA" w:rsidRPr="007A1A34" w:rsidRDefault="008962EA" w:rsidP="006D6653">
            <w:pPr>
              <w:rPr>
                <w:highlight w:val="green"/>
                <w:lang w:val="en-US"/>
                <w:rPrChange w:id="82" w:author="Admin1" w:date="2022-12-09T09:06:00Z">
                  <w:rPr>
                    <w:lang w:val="en-US"/>
                  </w:rPr>
                </w:rPrChange>
              </w:rPr>
            </w:pPr>
          </w:p>
          <w:p w14:paraId="5DA62F3B" w14:textId="77777777" w:rsidR="008962EA" w:rsidRPr="007A1A34" w:rsidRDefault="008962EA" w:rsidP="006D6653">
            <w:pPr>
              <w:rPr>
                <w:b/>
                <w:highlight w:val="green"/>
                <w:lang w:val="en-US"/>
                <w:rPrChange w:id="83" w:author="Admin1" w:date="2022-12-09T09:06:00Z">
                  <w:rPr>
                    <w:b/>
                    <w:lang w:val="en-US"/>
                  </w:rPr>
                </w:rPrChange>
              </w:rPr>
            </w:pPr>
            <w:r w:rsidRPr="007A1A34">
              <w:rPr>
                <w:b/>
                <w:highlight w:val="green"/>
                <w:lang w:val="en-US"/>
                <w:rPrChange w:id="84" w:author="Admin1" w:date="2022-12-09T09:06:00Z">
                  <w:rPr>
                    <w:b/>
                    <w:lang w:val="en-US"/>
                  </w:rPr>
                </w:rPrChange>
              </w:rPr>
              <w:t>HOTSPOT to MSC3N</w:t>
            </w:r>
          </w:p>
        </w:tc>
        <w:tc>
          <w:tcPr>
            <w:tcW w:w="3021" w:type="dxa"/>
          </w:tcPr>
          <w:p w14:paraId="4B6EC8C5" w14:textId="77777777" w:rsidR="00D428FD" w:rsidRPr="00316F66" w:rsidRDefault="00D428FD" w:rsidP="006D6653">
            <w:pPr>
              <w:rPr>
                <w:highlight w:val="green"/>
                <w:lang w:val="en-US"/>
                <w:rPrChange w:id="85" w:author="Admin1" w:date="2022-12-09T10:30:00Z">
                  <w:rPr>
                    <w:lang w:val="en-US"/>
                  </w:rPr>
                </w:rPrChange>
              </w:rPr>
            </w:pPr>
            <w:r w:rsidRPr="00316F66">
              <w:rPr>
                <w:highlight w:val="green"/>
                <w:lang w:val="en-US"/>
                <w:rPrChange w:id="86" w:author="Admin1" w:date="2022-12-09T10:30:00Z">
                  <w:rPr>
                    <w:lang w:val="en-US"/>
                  </w:rPr>
                </w:rPrChange>
              </w:rPr>
              <w:t>FERT batch ID</w:t>
            </w:r>
            <w:r w:rsidR="00563C9D" w:rsidRPr="00316F66">
              <w:rPr>
                <w:highlight w:val="green"/>
                <w:lang w:val="en-US"/>
                <w:rPrChange w:id="87" w:author="Admin1" w:date="2022-12-09T10:30:00Z">
                  <w:rPr>
                    <w:lang w:val="en-US"/>
                  </w:rPr>
                </w:rPrChange>
              </w:rPr>
              <w:t xml:space="preserve"> from the process order (GR)</w:t>
            </w:r>
          </w:p>
          <w:p w14:paraId="7418FB57" w14:textId="77777777" w:rsidR="008962EA" w:rsidRPr="00316F66" w:rsidRDefault="008962EA" w:rsidP="006D6653">
            <w:pPr>
              <w:rPr>
                <w:highlight w:val="green"/>
                <w:lang w:val="en-US"/>
                <w:rPrChange w:id="88" w:author="Admin1" w:date="2022-12-09T10:30:00Z">
                  <w:rPr>
                    <w:lang w:val="en-US"/>
                  </w:rPr>
                </w:rPrChange>
              </w:rPr>
            </w:pPr>
          </w:p>
          <w:p w14:paraId="7D6F2745" w14:textId="77777777" w:rsidR="008962EA" w:rsidRPr="00316F66" w:rsidRDefault="008962EA" w:rsidP="006D6653">
            <w:pPr>
              <w:rPr>
                <w:highlight w:val="green"/>
                <w:lang w:val="en-US"/>
                <w:rPrChange w:id="89" w:author="Admin1" w:date="2022-12-09T10:30:00Z">
                  <w:rPr>
                    <w:lang w:val="en-US"/>
                  </w:rPr>
                </w:rPrChange>
              </w:rPr>
            </w:pPr>
            <w:r w:rsidRPr="00316F66">
              <w:rPr>
                <w:b/>
                <w:highlight w:val="green"/>
                <w:lang w:val="en-US"/>
                <w:rPrChange w:id="90" w:author="Admin1" w:date="2022-12-09T10:30:00Z">
                  <w:rPr>
                    <w:b/>
                    <w:lang w:val="en-US"/>
                  </w:rPr>
                </w:rPrChange>
              </w:rPr>
              <w:t>HOTSPOT to MSC3N</w:t>
            </w:r>
          </w:p>
        </w:tc>
      </w:tr>
      <w:tr w:rsidR="00D428FD" w:rsidRPr="0067758A" w14:paraId="3331901B" w14:textId="77777777" w:rsidTr="00D428FD">
        <w:tc>
          <w:tcPr>
            <w:tcW w:w="3020" w:type="dxa"/>
          </w:tcPr>
          <w:p w14:paraId="10300FEF" w14:textId="77777777" w:rsidR="00D428FD" w:rsidRDefault="00563C9D" w:rsidP="006D6653">
            <w:pPr>
              <w:rPr>
                <w:lang w:val="en-US"/>
              </w:rPr>
            </w:pPr>
            <w:r>
              <w:rPr>
                <w:lang w:val="en-US"/>
              </w:rPr>
              <w:t>DIN</w:t>
            </w:r>
          </w:p>
        </w:tc>
        <w:tc>
          <w:tcPr>
            <w:tcW w:w="3021" w:type="dxa"/>
          </w:tcPr>
          <w:p w14:paraId="1EE009F6" w14:textId="77777777" w:rsidR="00D428FD" w:rsidRPr="007A1A34" w:rsidRDefault="00563C9D" w:rsidP="006D6653">
            <w:pPr>
              <w:rPr>
                <w:highlight w:val="green"/>
                <w:lang w:val="en-US"/>
                <w:rPrChange w:id="91" w:author="Admin1" w:date="2022-12-09T09:06:00Z">
                  <w:rPr>
                    <w:lang w:val="en-US"/>
                  </w:rPr>
                </w:rPrChange>
              </w:rPr>
            </w:pPr>
            <w:r w:rsidRPr="007A1A34">
              <w:rPr>
                <w:highlight w:val="green"/>
                <w:lang w:val="en-US"/>
                <w:rPrChange w:id="92" w:author="Admin1" w:date="2022-12-09T09:06:00Z">
                  <w:rPr>
                    <w:lang w:val="en-US"/>
                  </w:rPr>
                </w:rPrChange>
              </w:rPr>
              <w:t>Batch classification</w:t>
            </w:r>
          </w:p>
        </w:tc>
        <w:tc>
          <w:tcPr>
            <w:tcW w:w="3021" w:type="dxa"/>
          </w:tcPr>
          <w:p w14:paraId="634D4ADC" w14:textId="77777777" w:rsidR="00D428FD" w:rsidRPr="00B72B5D" w:rsidRDefault="00563C9D" w:rsidP="006D6653">
            <w:pPr>
              <w:rPr>
                <w:ins w:id="93" w:author="Admin1" w:date="2022-12-08T15:55:00Z"/>
                <w:color w:val="5B9BD5" w:themeColor="accent1"/>
                <w:lang w:val="en-US"/>
                <w:rPrChange w:id="94" w:author="Admin1" w:date="2022-12-08T15:58:00Z">
                  <w:rPr>
                    <w:ins w:id="95" w:author="Admin1" w:date="2022-12-08T15:55:00Z"/>
                    <w:color w:val="FF0000"/>
                    <w:lang w:val="en-US"/>
                  </w:rPr>
                </w:rPrChange>
              </w:rPr>
            </w:pPr>
            <w:commentRangeStart w:id="96"/>
            <w:r w:rsidRPr="00B72B5D">
              <w:rPr>
                <w:color w:val="5B9BD5" w:themeColor="accent1"/>
                <w:lang w:val="en-US"/>
                <w:rPrChange w:id="97" w:author="Admin1" w:date="2022-12-08T15:58:00Z">
                  <w:rPr>
                    <w:color w:val="FF0000"/>
                    <w:lang w:val="en-US"/>
                  </w:rPr>
                </w:rPrChange>
              </w:rPr>
              <w:t>N/A</w:t>
            </w:r>
            <w:r w:rsidR="00963338" w:rsidRPr="00B72B5D">
              <w:rPr>
                <w:color w:val="5B9BD5" w:themeColor="accent1"/>
                <w:lang w:val="en-US"/>
                <w:rPrChange w:id="98" w:author="Admin1" w:date="2022-12-08T15:58:00Z">
                  <w:rPr>
                    <w:color w:val="FF0000"/>
                    <w:lang w:val="en-US"/>
                  </w:rPr>
                </w:rPrChange>
              </w:rPr>
              <w:t xml:space="preserve"> – you mentioned in the FS, but these batches has no COI/DIN as characteristic. Show it from the component batch?</w:t>
            </w:r>
            <w:commentRangeEnd w:id="96"/>
            <w:r w:rsidR="009A30F2" w:rsidRPr="00B72B5D">
              <w:rPr>
                <w:rStyle w:val="Kommentarzeichen"/>
                <w:color w:val="5B9BD5" w:themeColor="accent1"/>
                <w:rPrChange w:id="99" w:author="Admin1" w:date="2022-12-08T15:58:00Z">
                  <w:rPr>
                    <w:rStyle w:val="Kommentarzeichen"/>
                  </w:rPr>
                </w:rPrChange>
              </w:rPr>
              <w:commentReference w:id="96"/>
            </w:r>
          </w:p>
          <w:p w14:paraId="273DCB11" w14:textId="77777777" w:rsidR="0067758A" w:rsidRDefault="0067758A" w:rsidP="006D6653">
            <w:pPr>
              <w:rPr>
                <w:ins w:id="100" w:author="Admin1" w:date="2022-12-08T15:55:00Z"/>
                <w:color w:val="FF0000"/>
                <w:lang w:val="en-US"/>
              </w:rPr>
            </w:pPr>
          </w:p>
          <w:p w14:paraId="18054BFA" w14:textId="77777777" w:rsidR="0067758A" w:rsidRDefault="0067758A" w:rsidP="006D6653">
            <w:pPr>
              <w:rPr>
                <w:ins w:id="101" w:author="Admin1" w:date="2022-12-08T15:55:00Z"/>
                <w:lang w:val="en-US"/>
              </w:rPr>
            </w:pPr>
            <w:ins w:id="102" w:author="Admin1" w:date="2022-12-08T15:55:00Z">
              <w:r w:rsidRPr="008116D9">
                <w:rPr>
                  <w:lang w:val="en-US"/>
                </w:rPr>
                <w:t xml:space="preserve">No, COI should be in the FERT batch in class PRODZUST, characteristic </w:t>
              </w:r>
              <w:r w:rsidRPr="0067758A">
                <w:rPr>
                  <w:b/>
                  <w:lang w:val="en-US"/>
                  <w:rPrChange w:id="103" w:author="Admin1" w:date="2022-12-08T15:55:00Z">
                    <w:rPr>
                      <w:lang w:val="en-US"/>
                    </w:rPr>
                  </w:rPrChange>
                </w:rPr>
                <w:t>CGT_COI_FDP</w:t>
              </w:r>
              <w:r w:rsidRPr="008116D9">
                <w:rPr>
                  <w:lang w:val="en-US"/>
                </w:rPr>
                <w:t xml:space="preserve"> - unfortunately this is not in D/Q yet. Should be available latest next Tuesday.</w:t>
              </w:r>
            </w:ins>
          </w:p>
          <w:p w14:paraId="16EF1008" w14:textId="77777777" w:rsidR="0067758A" w:rsidRDefault="0067758A" w:rsidP="006D6653">
            <w:pPr>
              <w:rPr>
                <w:ins w:id="104" w:author="Admin1" w:date="2022-12-08T15:56:00Z"/>
                <w:color w:val="FF0000"/>
                <w:lang w:val="en-US"/>
              </w:rPr>
            </w:pPr>
            <w:ins w:id="105" w:author="Admin1" w:date="2022-12-08T15:56:00Z">
              <w:r w:rsidRPr="0067758A">
                <w:rPr>
                  <w:color w:val="FF0000"/>
                  <w:lang w:val="en-US"/>
                  <w:rPrChange w:id="106" w:author="Admin1" w:date="2022-12-08T15:56:00Z">
                    <w:rPr>
                      <w:lang w:val="en-US"/>
                    </w:rPr>
                  </w:rPrChange>
                </w:rPr>
                <w:t>GSI: fine, but the question was DIN…</w:t>
              </w:r>
            </w:ins>
          </w:p>
          <w:p w14:paraId="13EAD672" w14:textId="72A3FEAE" w:rsidR="00AB1E99" w:rsidRDefault="00AB1E99" w:rsidP="006D6653">
            <w:pPr>
              <w:rPr>
                <w:lang w:val="en-US"/>
              </w:rPr>
            </w:pPr>
            <w:ins w:id="107" w:author="Admin1" w:date="2022-12-08T15:56:00Z">
              <w:r>
                <w:rPr>
                  <w:color w:val="FF0000"/>
                  <w:lang w:val="en-US"/>
                </w:rPr>
                <w:t>AND: can be the COI in the FERT different from the component? I suppose no.</w:t>
              </w:r>
            </w:ins>
          </w:p>
        </w:tc>
      </w:tr>
      <w:tr w:rsidR="00563C9D" w14:paraId="36D0A53A" w14:textId="77777777" w:rsidTr="00D428FD">
        <w:tc>
          <w:tcPr>
            <w:tcW w:w="3020" w:type="dxa"/>
          </w:tcPr>
          <w:p w14:paraId="0F723A99" w14:textId="77777777" w:rsidR="00563C9D" w:rsidRDefault="00564E7F" w:rsidP="006D6653">
            <w:pPr>
              <w:rPr>
                <w:lang w:val="en-US"/>
              </w:rPr>
            </w:pPr>
            <w:r>
              <w:rPr>
                <w:lang w:val="en-US"/>
              </w:rPr>
              <w:t>Stock status</w:t>
            </w:r>
          </w:p>
        </w:tc>
        <w:tc>
          <w:tcPr>
            <w:tcW w:w="3021" w:type="dxa"/>
          </w:tcPr>
          <w:p w14:paraId="5836F47B" w14:textId="77777777" w:rsidR="00563C9D" w:rsidRPr="007A1A34" w:rsidRDefault="00EB210D" w:rsidP="006D6653">
            <w:pPr>
              <w:rPr>
                <w:ins w:id="108" w:author="Admin1" w:date="2022-12-08T15:57:00Z"/>
                <w:color w:val="5B9BD5" w:themeColor="accent1"/>
                <w:highlight w:val="green"/>
                <w:lang w:val="en-US"/>
                <w:rPrChange w:id="109" w:author="Admin1" w:date="2022-12-09T09:06:00Z">
                  <w:rPr>
                    <w:ins w:id="110" w:author="Admin1" w:date="2022-12-08T15:57:00Z"/>
                    <w:color w:val="FF0000"/>
                    <w:lang w:val="en-US"/>
                  </w:rPr>
                </w:rPrChange>
              </w:rPr>
            </w:pPr>
            <w:commentRangeStart w:id="111"/>
            <w:r w:rsidRPr="007A1A34">
              <w:rPr>
                <w:color w:val="5B9BD5" w:themeColor="accent1"/>
                <w:highlight w:val="green"/>
                <w:lang w:val="en-US"/>
                <w:rPrChange w:id="112" w:author="Admin1" w:date="2022-12-09T09:06:00Z">
                  <w:rPr>
                    <w:color w:val="FF0000"/>
                    <w:lang w:val="en-US"/>
                  </w:rPr>
                </w:rPrChange>
              </w:rPr>
              <w:t>I suppose from MCHB, but exactly what do you want to see?</w:t>
            </w:r>
            <w:commentRangeEnd w:id="111"/>
            <w:r w:rsidR="00357E35" w:rsidRPr="007A1A34">
              <w:rPr>
                <w:rStyle w:val="Kommentarzeichen"/>
                <w:color w:val="5B9BD5" w:themeColor="accent1"/>
                <w:highlight w:val="green"/>
                <w:rPrChange w:id="113" w:author="Admin1" w:date="2022-12-09T09:06:00Z">
                  <w:rPr>
                    <w:rStyle w:val="Kommentarzeichen"/>
                  </w:rPr>
                </w:rPrChange>
              </w:rPr>
              <w:commentReference w:id="111"/>
            </w:r>
          </w:p>
          <w:p w14:paraId="4F4DF4D7" w14:textId="77777777" w:rsidR="00E744CF" w:rsidRPr="007A1A34" w:rsidRDefault="00E744CF" w:rsidP="006D6653">
            <w:pPr>
              <w:rPr>
                <w:ins w:id="114" w:author="Admin1" w:date="2022-12-08T15:57:00Z"/>
                <w:color w:val="FF0000"/>
                <w:highlight w:val="green"/>
                <w:lang w:val="en-US"/>
                <w:rPrChange w:id="115" w:author="Admin1" w:date="2022-12-09T09:06:00Z">
                  <w:rPr>
                    <w:ins w:id="116" w:author="Admin1" w:date="2022-12-08T15:57:00Z"/>
                    <w:color w:val="FF0000"/>
                    <w:lang w:val="en-US"/>
                  </w:rPr>
                </w:rPrChange>
              </w:rPr>
            </w:pPr>
          </w:p>
          <w:p w14:paraId="58C9923E" w14:textId="77777777" w:rsidR="008C3000" w:rsidRPr="007A1A34" w:rsidRDefault="00E744CF" w:rsidP="006D6653">
            <w:pPr>
              <w:rPr>
                <w:ins w:id="117" w:author="Admin1" w:date="2022-12-09T08:24:00Z"/>
                <w:color w:val="00B050"/>
                <w:highlight w:val="green"/>
                <w:lang w:val="en-US"/>
                <w:rPrChange w:id="118" w:author="Admin1" w:date="2022-12-09T09:06:00Z">
                  <w:rPr>
                    <w:ins w:id="119" w:author="Admin1" w:date="2022-12-09T08:24:00Z"/>
                    <w:color w:val="00B050"/>
                    <w:lang w:val="en-US"/>
                  </w:rPr>
                </w:rPrChange>
              </w:rPr>
            </w:pPr>
            <w:ins w:id="120" w:author="Admin1" w:date="2022-12-08T15:57:00Z">
              <w:r w:rsidRPr="007A1A34">
                <w:rPr>
                  <w:color w:val="00B050"/>
                  <w:highlight w:val="green"/>
                  <w:lang w:val="en-US"/>
                  <w:rPrChange w:id="121" w:author="Admin1" w:date="2022-12-09T09:06:00Z">
                    <w:rPr>
                      <w:lang w:val="en-US"/>
                    </w:rPr>
                  </w:rPrChange>
                </w:rPr>
                <w:t xml:space="preserve">Unfortunately we will be dealing with project stock and only now I learned it is a separate table, so </w:t>
              </w:r>
            </w:ins>
          </w:p>
          <w:p w14:paraId="34BBA738" w14:textId="77777777" w:rsidR="008C3000" w:rsidRPr="007A1A34" w:rsidRDefault="008C3000" w:rsidP="006D6653">
            <w:pPr>
              <w:rPr>
                <w:ins w:id="122" w:author="Admin1" w:date="2022-12-09T08:24:00Z"/>
                <w:color w:val="00B050"/>
                <w:highlight w:val="green"/>
                <w:lang w:val="en-US"/>
                <w:rPrChange w:id="123" w:author="Admin1" w:date="2022-12-09T09:06:00Z">
                  <w:rPr>
                    <w:ins w:id="124" w:author="Admin1" w:date="2022-12-09T08:24:00Z"/>
                    <w:color w:val="00B050"/>
                    <w:lang w:val="en-US"/>
                  </w:rPr>
                </w:rPrChange>
              </w:rPr>
            </w:pPr>
          </w:p>
          <w:p w14:paraId="1E0AE61D" w14:textId="77777777" w:rsidR="008C3000" w:rsidRPr="007A1A34" w:rsidRDefault="00E744CF" w:rsidP="006D6653">
            <w:pPr>
              <w:rPr>
                <w:ins w:id="125" w:author="Admin1" w:date="2022-12-09T08:24:00Z"/>
                <w:b/>
                <w:color w:val="00B050"/>
                <w:highlight w:val="green"/>
                <w:lang w:val="en-US"/>
                <w:rPrChange w:id="126" w:author="Admin1" w:date="2022-12-09T09:06:00Z">
                  <w:rPr>
                    <w:ins w:id="127" w:author="Admin1" w:date="2022-12-09T08:24:00Z"/>
                    <w:b/>
                    <w:color w:val="00B050"/>
                    <w:lang w:val="en-US"/>
                  </w:rPr>
                </w:rPrChange>
              </w:rPr>
            </w:pPr>
            <w:ins w:id="128" w:author="Admin1" w:date="2022-12-08T15:57:00Z">
              <w:r w:rsidRPr="007A1A34">
                <w:rPr>
                  <w:b/>
                  <w:color w:val="00B050"/>
                  <w:highlight w:val="green"/>
                  <w:lang w:val="en-US"/>
                  <w:rPrChange w:id="129" w:author="Admin1" w:date="2022-12-09T09:06:00Z">
                    <w:rPr>
                      <w:lang w:val="en-US"/>
                    </w:rPr>
                  </w:rPrChange>
                </w:rPr>
                <w:t xml:space="preserve">MSPR-SOBKZ, </w:t>
              </w:r>
            </w:ins>
          </w:p>
          <w:p w14:paraId="36576043" w14:textId="77777777" w:rsidR="008C3000" w:rsidRPr="007A1A34" w:rsidRDefault="00E744CF" w:rsidP="006D6653">
            <w:pPr>
              <w:rPr>
                <w:ins w:id="130" w:author="Admin1" w:date="2022-12-09T08:25:00Z"/>
                <w:b/>
                <w:color w:val="00B050"/>
                <w:highlight w:val="green"/>
                <w:lang w:val="en-US"/>
                <w:rPrChange w:id="131" w:author="Admin1" w:date="2022-12-09T09:06:00Z">
                  <w:rPr>
                    <w:ins w:id="132" w:author="Admin1" w:date="2022-12-09T08:25:00Z"/>
                    <w:b/>
                    <w:color w:val="00B050"/>
                    <w:lang w:val="en-US"/>
                  </w:rPr>
                </w:rPrChange>
              </w:rPr>
            </w:pPr>
            <w:ins w:id="133" w:author="Admin1" w:date="2022-12-08T15:57:00Z">
              <w:r w:rsidRPr="007A1A34">
                <w:rPr>
                  <w:b/>
                  <w:color w:val="00B050"/>
                  <w:highlight w:val="green"/>
                  <w:lang w:val="en-US"/>
                  <w:rPrChange w:id="134" w:author="Admin1" w:date="2022-12-09T09:06:00Z">
                    <w:rPr>
                      <w:lang w:val="en-US"/>
                    </w:rPr>
                  </w:rPrChange>
                </w:rPr>
                <w:t xml:space="preserve">MSPR-PSPNR, and then </w:t>
              </w:r>
            </w:ins>
          </w:p>
          <w:p w14:paraId="20AC18F1" w14:textId="77777777" w:rsidR="008C3000" w:rsidRPr="007A1A34" w:rsidRDefault="00E744CF" w:rsidP="006D6653">
            <w:pPr>
              <w:rPr>
                <w:ins w:id="135" w:author="Admin1" w:date="2022-12-09T08:25:00Z"/>
                <w:b/>
                <w:color w:val="00B050"/>
                <w:highlight w:val="green"/>
                <w:lang w:val="en-US"/>
                <w:rPrChange w:id="136" w:author="Admin1" w:date="2022-12-09T09:06:00Z">
                  <w:rPr>
                    <w:ins w:id="137" w:author="Admin1" w:date="2022-12-09T08:25:00Z"/>
                    <w:b/>
                    <w:color w:val="00B050"/>
                    <w:highlight w:val="white"/>
                    <w:lang w:val="en-US"/>
                  </w:rPr>
                </w:rPrChange>
              </w:rPr>
            </w:pPr>
            <w:ins w:id="138" w:author="Admin1" w:date="2022-12-08T15:57:00Z">
              <w:r w:rsidRPr="007A1A34">
                <w:rPr>
                  <w:b/>
                  <w:color w:val="00B050"/>
                  <w:highlight w:val="green"/>
                  <w:lang w:val="en-US"/>
                  <w:rPrChange w:id="139" w:author="Admin1" w:date="2022-12-09T09:06:00Z">
                    <w:rPr>
                      <w:color w:val="3C3C3C"/>
                      <w:highlight w:val="white"/>
                      <w:lang w:val="en-US"/>
                    </w:rPr>
                  </w:rPrChange>
                </w:rPr>
                <w:lastRenderedPageBreak/>
                <w:t xml:space="preserve">MSPR-PRLAB (Unrestricted), </w:t>
              </w:r>
            </w:ins>
          </w:p>
          <w:p w14:paraId="5B723780" w14:textId="77777777" w:rsidR="008C3000" w:rsidRPr="007A1A34" w:rsidRDefault="00E744CF" w:rsidP="006D6653">
            <w:pPr>
              <w:rPr>
                <w:ins w:id="140" w:author="Admin1" w:date="2022-12-09T08:25:00Z"/>
                <w:b/>
                <w:color w:val="00B050"/>
                <w:highlight w:val="green"/>
                <w:lang w:val="en-US"/>
                <w:rPrChange w:id="141" w:author="Admin1" w:date="2022-12-09T09:06:00Z">
                  <w:rPr>
                    <w:ins w:id="142" w:author="Admin1" w:date="2022-12-09T08:25:00Z"/>
                    <w:b/>
                    <w:color w:val="00B050"/>
                    <w:highlight w:val="white"/>
                    <w:lang w:val="en-US"/>
                  </w:rPr>
                </w:rPrChange>
              </w:rPr>
            </w:pPr>
            <w:ins w:id="143" w:author="Admin1" w:date="2022-12-08T15:57:00Z">
              <w:r w:rsidRPr="007A1A34">
                <w:rPr>
                  <w:b/>
                  <w:color w:val="00B050"/>
                  <w:highlight w:val="green"/>
                  <w:lang w:val="en-US"/>
                  <w:rPrChange w:id="144" w:author="Admin1" w:date="2022-12-09T09:06:00Z">
                    <w:rPr>
                      <w:color w:val="3C3C3C"/>
                      <w:highlight w:val="white"/>
                      <w:lang w:val="en-US"/>
                    </w:rPr>
                  </w:rPrChange>
                </w:rPr>
                <w:t xml:space="preserve">MSPR-PRINS (QI stock), </w:t>
              </w:r>
            </w:ins>
          </w:p>
          <w:p w14:paraId="631D4545" w14:textId="77777777" w:rsidR="008C3000" w:rsidRPr="007A1A34" w:rsidRDefault="00E744CF" w:rsidP="006D6653">
            <w:pPr>
              <w:rPr>
                <w:ins w:id="145" w:author="Admin1" w:date="2022-12-09T08:25:00Z"/>
                <w:b/>
                <w:color w:val="00B050"/>
                <w:highlight w:val="green"/>
                <w:lang w:val="en-US"/>
                <w:rPrChange w:id="146" w:author="Admin1" w:date="2022-12-09T09:06:00Z">
                  <w:rPr>
                    <w:ins w:id="147" w:author="Admin1" w:date="2022-12-09T08:25:00Z"/>
                    <w:b/>
                    <w:color w:val="00B050"/>
                    <w:highlight w:val="white"/>
                    <w:lang w:val="en-US"/>
                  </w:rPr>
                </w:rPrChange>
              </w:rPr>
            </w:pPr>
            <w:ins w:id="148" w:author="Admin1" w:date="2022-12-08T15:57:00Z">
              <w:r w:rsidRPr="007A1A34">
                <w:rPr>
                  <w:b/>
                  <w:color w:val="00B050"/>
                  <w:highlight w:val="green"/>
                  <w:lang w:val="en-US"/>
                  <w:rPrChange w:id="149" w:author="Admin1" w:date="2022-12-09T09:06:00Z">
                    <w:rPr>
                      <w:color w:val="3C3C3C"/>
                      <w:highlight w:val="white"/>
                      <w:lang w:val="en-US"/>
                    </w:rPr>
                  </w:rPrChange>
                </w:rPr>
                <w:t xml:space="preserve">MSPR-PRSPE (Blocked), </w:t>
              </w:r>
            </w:ins>
          </w:p>
          <w:p w14:paraId="2C3EAA71" w14:textId="74F75921" w:rsidR="00E744CF" w:rsidRDefault="00E744CF" w:rsidP="006D6653">
            <w:pPr>
              <w:rPr>
                <w:lang w:val="en-US"/>
              </w:rPr>
            </w:pPr>
            <w:ins w:id="150" w:author="Admin1" w:date="2022-12-08T15:57:00Z">
              <w:r w:rsidRPr="007A1A34">
                <w:rPr>
                  <w:b/>
                  <w:color w:val="00B050"/>
                  <w:highlight w:val="green"/>
                  <w:lang w:val="en-US"/>
                  <w:rPrChange w:id="151" w:author="Admin1" w:date="2022-12-09T09:06:00Z">
                    <w:rPr>
                      <w:color w:val="3C3C3C"/>
                      <w:highlight w:val="white"/>
                      <w:lang w:val="en-US"/>
                    </w:rPr>
                  </w:rPrChange>
                </w:rPr>
                <w:t>MSPR-PREIN</w:t>
              </w:r>
              <w:r w:rsidRPr="007A1A34">
                <w:rPr>
                  <w:color w:val="00B050"/>
                  <w:highlight w:val="green"/>
                  <w:lang w:val="en-US"/>
                  <w:rPrChange w:id="152" w:author="Admin1" w:date="2022-12-09T09:06:00Z">
                    <w:rPr>
                      <w:color w:val="3C3C3C"/>
                      <w:highlight w:val="white"/>
                      <w:lang w:val="en-US"/>
                    </w:rPr>
                  </w:rPrChange>
                </w:rPr>
                <w:t xml:space="preserve"> (Total stock of all restricted stock)</w:t>
              </w:r>
            </w:ins>
          </w:p>
        </w:tc>
        <w:tc>
          <w:tcPr>
            <w:tcW w:w="3021" w:type="dxa"/>
          </w:tcPr>
          <w:p w14:paraId="7B1D86FE" w14:textId="77777777" w:rsidR="00563C9D" w:rsidRPr="006E651F" w:rsidRDefault="009C59DA" w:rsidP="006D6653">
            <w:pPr>
              <w:rPr>
                <w:highlight w:val="green"/>
                <w:lang w:val="en-US"/>
                <w:rPrChange w:id="153" w:author="Admin1" w:date="2022-12-09T10:31:00Z">
                  <w:rPr>
                    <w:lang w:val="en-US"/>
                  </w:rPr>
                </w:rPrChange>
              </w:rPr>
            </w:pPr>
            <w:r w:rsidRPr="006E651F">
              <w:rPr>
                <w:highlight w:val="green"/>
                <w:lang w:val="en-US"/>
                <w:rPrChange w:id="154" w:author="Admin1" w:date="2022-12-09T10:31:00Z">
                  <w:rPr>
                    <w:lang w:val="en-US"/>
                  </w:rPr>
                </w:rPrChange>
              </w:rPr>
              <w:lastRenderedPageBreak/>
              <w:t>same</w:t>
            </w:r>
            <w:r w:rsidR="00A900FB" w:rsidRPr="006E651F">
              <w:rPr>
                <w:highlight w:val="green"/>
                <w:lang w:val="en-US"/>
                <w:rPrChange w:id="155" w:author="Admin1" w:date="2022-12-09T10:31:00Z">
                  <w:rPr>
                    <w:lang w:val="en-US"/>
                  </w:rPr>
                </w:rPrChange>
              </w:rPr>
              <w:t xml:space="preserve"> </w:t>
            </w:r>
            <w:r w:rsidR="00810B81" w:rsidRPr="006E651F">
              <w:rPr>
                <w:highlight w:val="green"/>
                <w:lang w:val="en-US"/>
                <w:rPrChange w:id="156" w:author="Admin1" w:date="2022-12-09T10:31:00Z">
                  <w:rPr>
                    <w:lang w:val="en-US"/>
                  </w:rPr>
                </w:rPrChange>
              </w:rPr>
              <w:t xml:space="preserve">logic </w:t>
            </w:r>
            <w:r w:rsidR="00A900FB" w:rsidRPr="006E651F">
              <w:rPr>
                <w:highlight w:val="green"/>
                <w:lang w:val="en-US"/>
                <w:rPrChange w:id="157" w:author="Admin1" w:date="2022-12-09T10:31:00Z">
                  <w:rPr>
                    <w:lang w:val="en-US"/>
                  </w:rPr>
                </w:rPrChange>
              </w:rPr>
              <w:t>as component</w:t>
            </w:r>
          </w:p>
        </w:tc>
      </w:tr>
      <w:tr w:rsidR="00564E7F" w14:paraId="2685C319" w14:textId="77777777" w:rsidTr="00D428FD">
        <w:tc>
          <w:tcPr>
            <w:tcW w:w="3020" w:type="dxa"/>
          </w:tcPr>
          <w:p w14:paraId="7D5F6BB9" w14:textId="77777777" w:rsidR="00564E7F" w:rsidRDefault="00EB210D" w:rsidP="006D6653">
            <w:pPr>
              <w:rPr>
                <w:lang w:val="en-US"/>
              </w:rPr>
            </w:pPr>
            <w:r>
              <w:rPr>
                <w:lang w:val="en-US"/>
              </w:rPr>
              <w:t>Purchase order</w:t>
            </w:r>
          </w:p>
        </w:tc>
        <w:tc>
          <w:tcPr>
            <w:tcW w:w="3021" w:type="dxa"/>
          </w:tcPr>
          <w:p w14:paraId="50B48740" w14:textId="77777777" w:rsidR="000B68E9" w:rsidRPr="00D55650" w:rsidRDefault="000B68E9" w:rsidP="00D55650">
            <w:pPr>
              <w:rPr>
                <w:lang w:val="en-US"/>
              </w:rPr>
            </w:pPr>
            <w:r w:rsidRPr="007A1A34">
              <w:rPr>
                <w:highlight w:val="green"/>
                <w:lang w:val="en-US"/>
                <w:rPrChange w:id="158" w:author="Admin1" w:date="2022-12-09T09:06:00Z">
                  <w:rPr>
                    <w:lang w:val="en-US"/>
                  </w:rPr>
                </w:rPrChange>
              </w:rPr>
              <w:t>MSEG-EBELN</w:t>
            </w:r>
          </w:p>
        </w:tc>
        <w:tc>
          <w:tcPr>
            <w:tcW w:w="3021" w:type="dxa"/>
          </w:tcPr>
          <w:p w14:paraId="38B58395" w14:textId="77777777" w:rsidR="00564E7F" w:rsidRPr="006E651F" w:rsidRDefault="000B68E9" w:rsidP="006D6653">
            <w:pPr>
              <w:rPr>
                <w:highlight w:val="green"/>
                <w:lang w:val="en-US"/>
                <w:rPrChange w:id="159" w:author="Admin1" w:date="2022-12-09T10:32:00Z">
                  <w:rPr>
                    <w:lang w:val="en-US"/>
                  </w:rPr>
                </w:rPrChange>
              </w:rPr>
            </w:pPr>
            <w:r w:rsidRPr="006E651F">
              <w:rPr>
                <w:highlight w:val="green"/>
                <w:lang w:val="en-US"/>
                <w:rPrChange w:id="160" w:author="Admin1" w:date="2022-12-09T10:32:00Z">
                  <w:rPr>
                    <w:lang w:val="en-US"/>
                  </w:rPr>
                </w:rPrChange>
              </w:rPr>
              <w:t>N/A</w:t>
            </w:r>
          </w:p>
        </w:tc>
      </w:tr>
      <w:tr w:rsidR="00EA46C2" w14:paraId="1B14DCF2" w14:textId="77777777" w:rsidTr="00D428FD">
        <w:tc>
          <w:tcPr>
            <w:tcW w:w="3020" w:type="dxa"/>
          </w:tcPr>
          <w:p w14:paraId="749A52FF" w14:textId="77777777" w:rsidR="00EA46C2" w:rsidRDefault="00EA46C2" w:rsidP="006D6653">
            <w:pPr>
              <w:rPr>
                <w:lang w:val="en-US"/>
              </w:rPr>
            </w:pPr>
            <w:r>
              <w:rPr>
                <w:lang w:val="en-US"/>
              </w:rPr>
              <w:t>Business Partner in Purchase Order</w:t>
            </w:r>
          </w:p>
        </w:tc>
        <w:tc>
          <w:tcPr>
            <w:tcW w:w="3021" w:type="dxa"/>
          </w:tcPr>
          <w:p w14:paraId="5F6EF453" w14:textId="77777777" w:rsidR="00EA46C2" w:rsidRPr="00EA46C2" w:rsidRDefault="00F44BFC" w:rsidP="00EA46C2">
            <w:pPr>
              <w:rPr>
                <w:lang w:val="en-US"/>
              </w:rPr>
            </w:pPr>
            <w:r w:rsidRPr="007A1A34">
              <w:rPr>
                <w:highlight w:val="green"/>
                <w:lang w:val="en-US"/>
                <w:rPrChange w:id="161" w:author="Admin1" w:date="2022-12-09T09:07:00Z">
                  <w:rPr>
                    <w:lang w:val="en-US"/>
                  </w:rPr>
                </w:rPrChange>
              </w:rPr>
              <w:t>EKKO-LIFNR</w:t>
            </w:r>
          </w:p>
        </w:tc>
        <w:tc>
          <w:tcPr>
            <w:tcW w:w="3021" w:type="dxa"/>
          </w:tcPr>
          <w:p w14:paraId="3E9FFF60" w14:textId="77777777" w:rsidR="00EA46C2" w:rsidRPr="006E651F" w:rsidRDefault="00142D55" w:rsidP="00532355">
            <w:pPr>
              <w:rPr>
                <w:highlight w:val="green"/>
                <w:lang w:val="en-US"/>
                <w:rPrChange w:id="162" w:author="Admin1" w:date="2022-12-09T10:32:00Z">
                  <w:rPr>
                    <w:lang w:val="en-US"/>
                  </w:rPr>
                </w:rPrChange>
              </w:rPr>
            </w:pPr>
            <w:r w:rsidRPr="006E651F">
              <w:rPr>
                <w:highlight w:val="green"/>
                <w:lang w:val="en-US"/>
                <w:rPrChange w:id="163" w:author="Admin1" w:date="2022-12-09T10:32:00Z">
                  <w:rPr>
                    <w:lang w:val="en-US"/>
                  </w:rPr>
                </w:rPrChange>
              </w:rPr>
              <w:t>N/A</w:t>
            </w:r>
          </w:p>
        </w:tc>
      </w:tr>
      <w:tr w:rsidR="000B68E9" w14:paraId="5293C9E2" w14:textId="77777777" w:rsidTr="00D428FD">
        <w:tc>
          <w:tcPr>
            <w:tcW w:w="3020" w:type="dxa"/>
          </w:tcPr>
          <w:p w14:paraId="0A6CE5F1" w14:textId="77777777" w:rsidR="000B68E9" w:rsidRDefault="000B68E9" w:rsidP="006D6653">
            <w:pPr>
              <w:rPr>
                <w:lang w:val="en-US"/>
              </w:rPr>
            </w:pPr>
            <w:r>
              <w:rPr>
                <w:lang w:val="en-US"/>
              </w:rPr>
              <w:t>Goods receipt date</w:t>
            </w:r>
          </w:p>
        </w:tc>
        <w:tc>
          <w:tcPr>
            <w:tcW w:w="3021" w:type="dxa"/>
          </w:tcPr>
          <w:p w14:paraId="0EBE009B" w14:textId="77777777" w:rsidR="000B68E9" w:rsidRPr="00920DC0" w:rsidRDefault="000B68E9" w:rsidP="00920DC0">
            <w:pPr>
              <w:rPr>
                <w:lang w:val="en-US"/>
              </w:rPr>
            </w:pPr>
            <w:r w:rsidRPr="007A1A34">
              <w:rPr>
                <w:highlight w:val="green"/>
                <w:lang w:val="en-US"/>
                <w:rPrChange w:id="164" w:author="Admin1" w:date="2022-12-09T09:07:00Z">
                  <w:rPr>
                    <w:lang w:val="en-US"/>
                  </w:rPr>
                </w:rPrChange>
              </w:rPr>
              <w:t>MKPF-BLDAT</w:t>
            </w:r>
            <w:r w:rsidR="00532355" w:rsidRPr="007A1A34">
              <w:rPr>
                <w:highlight w:val="green"/>
                <w:lang w:val="en-US"/>
                <w:rPrChange w:id="165" w:author="Admin1" w:date="2022-12-09T09:07:00Z">
                  <w:rPr>
                    <w:lang w:val="en-US"/>
                  </w:rPr>
                </w:rPrChange>
              </w:rPr>
              <w:t xml:space="preserve"> (from MSEG-1)</w:t>
            </w:r>
          </w:p>
        </w:tc>
        <w:tc>
          <w:tcPr>
            <w:tcW w:w="3021" w:type="dxa"/>
          </w:tcPr>
          <w:p w14:paraId="2A29FAAC" w14:textId="77777777" w:rsidR="00E23650" w:rsidRPr="006E651F" w:rsidRDefault="00E23650" w:rsidP="00532355">
            <w:pPr>
              <w:rPr>
                <w:highlight w:val="green"/>
                <w:lang w:val="en-US"/>
                <w:rPrChange w:id="166" w:author="Admin1" w:date="2022-12-09T10:32:00Z">
                  <w:rPr>
                    <w:lang w:val="en-US"/>
                  </w:rPr>
                </w:rPrChange>
              </w:rPr>
            </w:pPr>
            <w:r w:rsidRPr="006E651F">
              <w:rPr>
                <w:highlight w:val="green"/>
                <w:lang w:val="en-US"/>
                <w:rPrChange w:id="167" w:author="Admin1" w:date="2022-12-09T10:32:00Z">
                  <w:rPr>
                    <w:lang w:val="en-US"/>
                  </w:rPr>
                </w:rPrChange>
              </w:rPr>
              <w:t>MKPF-BLDAT</w:t>
            </w:r>
            <w:r w:rsidR="00532355" w:rsidRPr="006E651F">
              <w:rPr>
                <w:highlight w:val="green"/>
                <w:lang w:val="en-US"/>
                <w:rPrChange w:id="168" w:author="Admin1" w:date="2022-12-09T10:32:00Z">
                  <w:rPr>
                    <w:lang w:val="en-US"/>
                  </w:rPr>
                </w:rPrChange>
              </w:rPr>
              <w:t xml:space="preserve"> (from MSE</w:t>
            </w:r>
            <w:r w:rsidR="00AC2ED0" w:rsidRPr="006E651F">
              <w:rPr>
                <w:highlight w:val="green"/>
                <w:lang w:val="en-US"/>
                <w:rPrChange w:id="169" w:author="Admin1" w:date="2022-12-09T10:32:00Z">
                  <w:rPr>
                    <w:lang w:val="en-US"/>
                  </w:rPr>
                </w:rPrChange>
              </w:rPr>
              <w:t>G-3</w:t>
            </w:r>
            <w:r w:rsidR="00532355" w:rsidRPr="006E651F">
              <w:rPr>
                <w:highlight w:val="green"/>
                <w:lang w:val="en-US"/>
                <w:rPrChange w:id="170" w:author="Admin1" w:date="2022-12-09T10:32:00Z">
                  <w:rPr>
                    <w:lang w:val="en-US"/>
                  </w:rPr>
                </w:rPrChange>
              </w:rPr>
              <w:t>)</w:t>
            </w:r>
          </w:p>
          <w:p w14:paraId="27827373" w14:textId="77777777" w:rsidR="000B68E9" w:rsidRPr="006E651F" w:rsidRDefault="000B68E9" w:rsidP="006D6653">
            <w:pPr>
              <w:rPr>
                <w:highlight w:val="green"/>
                <w:lang w:val="en-US"/>
                <w:rPrChange w:id="171" w:author="Admin1" w:date="2022-12-09T10:32:00Z">
                  <w:rPr>
                    <w:lang w:val="en-US"/>
                  </w:rPr>
                </w:rPrChange>
              </w:rPr>
            </w:pPr>
          </w:p>
        </w:tc>
      </w:tr>
      <w:tr w:rsidR="009C59DA" w14:paraId="43C9E4BE" w14:textId="77777777" w:rsidTr="00D428FD">
        <w:tc>
          <w:tcPr>
            <w:tcW w:w="3020" w:type="dxa"/>
          </w:tcPr>
          <w:p w14:paraId="0AB4CB68" w14:textId="77777777" w:rsidR="009C59DA" w:rsidRDefault="009C59DA" w:rsidP="006D6653">
            <w:pPr>
              <w:rPr>
                <w:lang w:val="en-US"/>
              </w:rPr>
            </w:pPr>
            <w:r>
              <w:rPr>
                <w:lang w:val="en-US"/>
              </w:rPr>
              <w:t>Inspection lot</w:t>
            </w:r>
          </w:p>
        </w:tc>
        <w:tc>
          <w:tcPr>
            <w:tcW w:w="3021" w:type="dxa"/>
          </w:tcPr>
          <w:p w14:paraId="54EC0243" w14:textId="77777777" w:rsidR="009C59DA" w:rsidRPr="007A1A34" w:rsidRDefault="009C59DA" w:rsidP="009C59DA">
            <w:pPr>
              <w:rPr>
                <w:highlight w:val="green"/>
                <w:lang w:val="en-US"/>
                <w:rPrChange w:id="172" w:author="Admin1" w:date="2022-12-09T09:07:00Z">
                  <w:rPr>
                    <w:lang w:val="en-US"/>
                  </w:rPr>
                </w:rPrChange>
              </w:rPr>
            </w:pPr>
            <w:r w:rsidRPr="007A1A34">
              <w:rPr>
                <w:highlight w:val="green"/>
                <w:lang w:val="en-US"/>
                <w:rPrChange w:id="173" w:author="Admin1" w:date="2022-12-09T09:07:00Z">
                  <w:rPr>
                    <w:lang w:val="en-US"/>
                  </w:rPr>
                </w:rPrChange>
              </w:rPr>
              <w:t>QALS by CHARG,MATNR, HERKFT = 01</w:t>
            </w:r>
          </w:p>
          <w:p w14:paraId="7D1FA7FE" w14:textId="77777777" w:rsidR="009C59DA" w:rsidRPr="009C59DA" w:rsidRDefault="009C59DA" w:rsidP="009C59DA">
            <w:pPr>
              <w:pStyle w:val="Listenabsatz"/>
              <w:numPr>
                <w:ilvl w:val="0"/>
                <w:numId w:val="2"/>
              </w:numPr>
              <w:rPr>
                <w:lang w:val="en-US"/>
              </w:rPr>
            </w:pPr>
            <w:r w:rsidRPr="007A1A34">
              <w:rPr>
                <w:highlight w:val="green"/>
                <w:lang w:val="en-US"/>
                <w:rPrChange w:id="174" w:author="Admin1" w:date="2022-12-09T09:07:00Z">
                  <w:rPr>
                    <w:lang w:val="en-US"/>
                  </w:rPr>
                </w:rPrChange>
              </w:rPr>
              <w:t>QALS-</w:t>
            </w:r>
            <w:r w:rsidRPr="007A1A34">
              <w:rPr>
                <w:highlight w:val="green"/>
                <w:rPrChange w:id="175" w:author="Admin1" w:date="2022-12-09T09:07:00Z">
                  <w:rPr/>
                </w:rPrChange>
              </w:rPr>
              <w:t xml:space="preserve"> </w:t>
            </w:r>
            <w:r w:rsidRPr="007A1A34">
              <w:rPr>
                <w:highlight w:val="green"/>
                <w:lang w:val="en-US"/>
                <w:rPrChange w:id="176" w:author="Admin1" w:date="2022-12-09T09:07:00Z">
                  <w:rPr>
                    <w:lang w:val="en-US"/>
                  </w:rPr>
                </w:rPrChange>
              </w:rPr>
              <w:t>PRUEFLOS</w:t>
            </w:r>
          </w:p>
        </w:tc>
        <w:tc>
          <w:tcPr>
            <w:tcW w:w="3021" w:type="dxa"/>
          </w:tcPr>
          <w:p w14:paraId="427CAB71" w14:textId="77777777" w:rsidR="009C59DA" w:rsidRDefault="009C59DA" w:rsidP="003F50B1">
            <w:pPr>
              <w:rPr>
                <w:lang w:val="en-US"/>
              </w:rPr>
            </w:pPr>
            <w:r w:rsidRPr="006E651F">
              <w:rPr>
                <w:highlight w:val="green"/>
                <w:lang w:val="en-US"/>
                <w:rPrChange w:id="177" w:author="Admin1" w:date="2022-12-09T10:32:00Z">
                  <w:rPr>
                    <w:lang w:val="en-US"/>
                  </w:rPr>
                </w:rPrChange>
              </w:rPr>
              <w:t>Same</w:t>
            </w:r>
            <w:r w:rsidR="001E4B95" w:rsidRPr="006E651F">
              <w:rPr>
                <w:highlight w:val="green"/>
                <w:lang w:val="en-US"/>
                <w:rPrChange w:id="178" w:author="Admin1" w:date="2022-12-09T10:32:00Z">
                  <w:rPr>
                    <w:lang w:val="en-US"/>
                  </w:rPr>
                </w:rPrChange>
              </w:rPr>
              <w:t xml:space="preserve"> </w:t>
            </w:r>
            <w:r w:rsidR="00810B81" w:rsidRPr="006E651F">
              <w:rPr>
                <w:highlight w:val="green"/>
                <w:lang w:val="en-US"/>
                <w:rPrChange w:id="179" w:author="Admin1" w:date="2022-12-09T10:32:00Z">
                  <w:rPr>
                    <w:lang w:val="en-US"/>
                  </w:rPr>
                </w:rPrChange>
              </w:rPr>
              <w:t xml:space="preserve">logic </w:t>
            </w:r>
            <w:r w:rsidR="001E4B95" w:rsidRPr="006E651F">
              <w:rPr>
                <w:highlight w:val="green"/>
                <w:lang w:val="en-US"/>
                <w:rPrChange w:id="180" w:author="Admin1" w:date="2022-12-09T10:32:00Z">
                  <w:rPr>
                    <w:lang w:val="en-US"/>
                  </w:rPr>
                </w:rPrChange>
              </w:rPr>
              <w:t>as component</w:t>
            </w:r>
          </w:p>
        </w:tc>
      </w:tr>
      <w:tr w:rsidR="009C59DA" w14:paraId="6C94067D" w14:textId="77777777" w:rsidTr="00D428FD">
        <w:tc>
          <w:tcPr>
            <w:tcW w:w="3020" w:type="dxa"/>
          </w:tcPr>
          <w:p w14:paraId="33592CEF" w14:textId="77777777" w:rsidR="009C59DA" w:rsidRDefault="00AC2ED0" w:rsidP="006D6653">
            <w:pPr>
              <w:rPr>
                <w:lang w:val="en-US"/>
              </w:rPr>
            </w:pPr>
            <w:r>
              <w:rPr>
                <w:lang w:val="en-US"/>
              </w:rPr>
              <w:t>Process Order</w:t>
            </w:r>
          </w:p>
        </w:tc>
        <w:tc>
          <w:tcPr>
            <w:tcW w:w="3021" w:type="dxa"/>
          </w:tcPr>
          <w:p w14:paraId="7F1D937A" w14:textId="77777777" w:rsidR="009C59DA" w:rsidRPr="00792FF3" w:rsidRDefault="005931F4" w:rsidP="009C59DA">
            <w:pPr>
              <w:rPr>
                <w:highlight w:val="green"/>
                <w:lang w:val="en-US"/>
                <w:rPrChange w:id="181" w:author="Admin1" w:date="2022-12-09T10:35:00Z">
                  <w:rPr>
                    <w:lang w:val="en-US"/>
                  </w:rPr>
                </w:rPrChange>
              </w:rPr>
            </w:pPr>
            <w:r w:rsidRPr="00792FF3">
              <w:rPr>
                <w:highlight w:val="green"/>
                <w:lang w:val="en-US"/>
                <w:rPrChange w:id="182" w:author="Admin1" w:date="2022-12-09T10:35:00Z">
                  <w:rPr>
                    <w:lang w:val="en-US"/>
                  </w:rPr>
                </w:rPrChange>
              </w:rPr>
              <w:t>MSEG-AUFNR (from MSEG-2)</w:t>
            </w:r>
          </w:p>
        </w:tc>
        <w:tc>
          <w:tcPr>
            <w:tcW w:w="3021" w:type="dxa"/>
          </w:tcPr>
          <w:p w14:paraId="2CAFBA8A" w14:textId="77777777" w:rsidR="009C59DA" w:rsidRPr="00792FF3" w:rsidRDefault="005931F4" w:rsidP="003F50B1">
            <w:pPr>
              <w:rPr>
                <w:highlight w:val="green"/>
                <w:lang w:val="en-US"/>
                <w:rPrChange w:id="183" w:author="Admin1" w:date="2022-12-09T10:35:00Z">
                  <w:rPr>
                    <w:lang w:val="en-US"/>
                  </w:rPr>
                </w:rPrChange>
              </w:rPr>
            </w:pPr>
            <w:r w:rsidRPr="00792FF3">
              <w:rPr>
                <w:highlight w:val="green"/>
                <w:lang w:val="en-US"/>
                <w:rPrChange w:id="184" w:author="Admin1" w:date="2022-12-09T10:35:00Z">
                  <w:rPr>
                    <w:lang w:val="en-US"/>
                  </w:rPr>
                </w:rPrChange>
              </w:rPr>
              <w:t>MSEG-AUFNR (from MSEG-3)</w:t>
            </w:r>
          </w:p>
        </w:tc>
      </w:tr>
      <w:tr w:rsidR="00B72B5D" w:rsidRPr="008116D9" w14:paraId="1082C9D4" w14:textId="77777777" w:rsidTr="000F20DA">
        <w:tc>
          <w:tcPr>
            <w:tcW w:w="3020" w:type="dxa"/>
          </w:tcPr>
          <w:p w14:paraId="05C9D8C2" w14:textId="77777777" w:rsidR="00B72B5D" w:rsidRDefault="00B72B5D" w:rsidP="006D6653">
            <w:pPr>
              <w:rPr>
                <w:lang w:val="en-US"/>
              </w:rPr>
            </w:pPr>
            <w:r>
              <w:rPr>
                <w:lang w:val="en-US"/>
              </w:rPr>
              <w:t>Process Order Status</w:t>
            </w:r>
          </w:p>
        </w:tc>
        <w:tc>
          <w:tcPr>
            <w:tcW w:w="6727" w:type="dxa"/>
            <w:gridSpan w:val="2"/>
          </w:tcPr>
          <w:p w14:paraId="2EA7EE79" w14:textId="77777777" w:rsidR="00B72B5D" w:rsidRPr="00792FF3" w:rsidRDefault="00B72B5D" w:rsidP="009C59DA">
            <w:pPr>
              <w:rPr>
                <w:ins w:id="185" w:author="Admin1" w:date="2022-12-08T15:58:00Z"/>
                <w:color w:val="5B9BD5" w:themeColor="accent1"/>
                <w:highlight w:val="green"/>
                <w:lang w:val="en-US"/>
                <w:rPrChange w:id="186" w:author="Admin1" w:date="2022-12-09T10:35:00Z">
                  <w:rPr>
                    <w:ins w:id="187" w:author="Admin1" w:date="2022-12-08T15:58:00Z"/>
                    <w:color w:val="FF0000"/>
                    <w:lang w:val="en-US"/>
                  </w:rPr>
                </w:rPrChange>
              </w:rPr>
            </w:pPr>
            <w:commentRangeStart w:id="188"/>
            <w:r w:rsidRPr="00792FF3">
              <w:rPr>
                <w:color w:val="5B9BD5" w:themeColor="accent1"/>
                <w:highlight w:val="green"/>
                <w:lang w:val="en-US"/>
                <w:rPrChange w:id="189" w:author="Admin1" w:date="2022-12-09T10:35:00Z">
                  <w:rPr>
                    <w:color w:val="FF0000"/>
                    <w:lang w:val="en-US"/>
                  </w:rPr>
                </w:rPrChange>
              </w:rPr>
              <w:t>In which form do you want to see?</w:t>
            </w:r>
            <w:commentRangeEnd w:id="188"/>
            <w:r w:rsidRPr="00792FF3">
              <w:rPr>
                <w:rStyle w:val="Kommentarzeichen"/>
                <w:color w:val="5B9BD5" w:themeColor="accent1"/>
                <w:highlight w:val="green"/>
                <w:rPrChange w:id="190" w:author="Admin1" w:date="2022-12-09T10:35:00Z">
                  <w:rPr>
                    <w:rStyle w:val="Kommentarzeichen"/>
                  </w:rPr>
                </w:rPrChange>
              </w:rPr>
              <w:commentReference w:id="188"/>
            </w:r>
          </w:p>
          <w:p w14:paraId="7B746641" w14:textId="77777777" w:rsidR="00B72B5D" w:rsidRPr="00792FF3" w:rsidRDefault="00B72B5D" w:rsidP="009C59DA">
            <w:pPr>
              <w:rPr>
                <w:ins w:id="191" w:author="Admin1" w:date="2022-12-08T15:58:00Z"/>
                <w:color w:val="FF0000"/>
                <w:highlight w:val="green"/>
                <w:lang w:val="en-US"/>
                <w:rPrChange w:id="192" w:author="Admin1" w:date="2022-12-09T10:35:00Z">
                  <w:rPr>
                    <w:ins w:id="193" w:author="Admin1" w:date="2022-12-08T15:58:00Z"/>
                    <w:color w:val="FF0000"/>
                    <w:lang w:val="en-US"/>
                  </w:rPr>
                </w:rPrChange>
              </w:rPr>
            </w:pPr>
          </w:p>
          <w:p w14:paraId="3B83C4B3" w14:textId="77777777" w:rsidR="00B72B5D" w:rsidRPr="00792FF3" w:rsidRDefault="00B72B5D" w:rsidP="00B72B5D">
            <w:pPr>
              <w:pStyle w:val="Kommentartext"/>
              <w:rPr>
                <w:ins w:id="194" w:author="Admin1" w:date="2022-12-08T15:58:00Z"/>
                <w:highlight w:val="green"/>
                <w:lang w:val="en-US"/>
                <w:rPrChange w:id="195" w:author="Admin1" w:date="2022-12-09T10:35:00Z">
                  <w:rPr>
                    <w:ins w:id="196" w:author="Admin1" w:date="2022-12-08T15:58:00Z"/>
                    <w:lang w:val="en-US"/>
                  </w:rPr>
                </w:rPrChange>
              </w:rPr>
            </w:pPr>
            <w:ins w:id="197" w:author="Admin1" w:date="2022-12-08T15:58:00Z">
              <w:r w:rsidRPr="00792FF3">
                <w:rPr>
                  <w:highlight w:val="green"/>
                  <w:lang w:val="en-US"/>
                  <w:rPrChange w:id="198" w:author="Admin1" w:date="2022-12-09T10:35:00Z">
                    <w:rPr>
                      <w:lang w:val="en-US"/>
                    </w:rPr>
                  </w:rPrChange>
                </w:rPr>
                <w:t xml:space="preserve">System status column + User status column as in </w:t>
              </w:r>
              <w:proofErr w:type="spellStart"/>
              <w:r w:rsidRPr="00792FF3">
                <w:rPr>
                  <w:highlight w:val="green"/>
                  <w:lang w:val="en-US"/>
                  <w:rPrChange w:id="199" w:author="Admin1" w:date="2022-12-09T10:35:00Z">
                    <w:rPr>
                      <w:lang w:val="en-US"/>
                    </w:rPr>
                  </w:rPrChange>
                </w:rPr>
                <w:t>Tcode</w:t>
              </w:r>
              <w:proofErr w:type="spellEnd"/>
              <w:r w:rsidRPr="00792FF3">
                <w:rPr>
                  <w:highlight w:val="green"/>
                  <w:lang w:val="en-US"/>
                  <w:rPrChange w:id="200" w:author="Admin1" w:date="2022-12-09T10:35:00Z">
                    <w:rPr>
                      <w:lang w:val="en-US"/>
                    </w:rPr>
                  </w:rPrChange>
                </w:rPr>
                <w:t xml:space="preserve"> COOISPI </w:t>
              </w:r>
              <w:r w:rsidRPr="00792FF3">
                <w:rPr>
                  <w:noProof/>
                  <w:highlight w:val="green"/>
                  <w:rPrChange w:id="201" w:author="Admin1" w:date="2022-12-09T10:35:00Z">
                    <w:rPr>
                      <w:noProof/>
                    </w:rPr>
                  </w:rPrChange>
                </w:rPr>
                <w:drawing>
                  <wp:inline distT="0" distB="0" distL="0" distR="0" wp14:anchorId="69D8EE88" wp14:editId="46A952D5">
                    <wp:extent cx="2516093" cy="609600"/>
                    <wp:effectExtent l="0" t="0" r="0" b="0"/>
                    <wp:docPr id="4"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pic:cNvPicPr/>
                          </pic:nvPicPr>
                          <pic:blipFill>
                            <a:blip r:embed="rId7">
                              <a:extLst>
                                <a:ext uri="{28A0092B-C50C-407E-A947-70E740481C1C}">
                                  <a14:useLocalDpi xmlns:a14="http://schemas.microsoft.com/office/drawing/2010/main" val="0"/>
                                </a:ext>
                              </a:extLst>
                            </a:blip>
                            <a:stretch>
                              <a:fillRect/>
                            </a:stretch>
                          </pic:blipFill>
                          <pic:spPr>
                            <a:xfrm>
                              <a:off x="0" y="0"/>
                              <a:ext cx="2525510" cy="611882"/>
                            </a:xfrm>
                            <a:prstGeom prst="rect">
                              <a:avLst/>
                            </a:prstGeom>
                          </pic:spPr>
                        </pic:pic>
                      </a:graphicData>
                    </a:graphic>
                  </wp:inline>
                </w:drawing>
              </w:r>
            </w:ins>
          </w:p>
          <w:p w14:paraId="491DCEE2" w14:textId="77777777" w:rsidR="00B72B5D" w:rsidRPr="00792FF3" w:rsidRDefault="00B72B5D" w:rsidP="00B72B5D">
            <w:pPr>
              <w:pStyle w:val="Kommentartext"/>
              <w:rPr>
                <w:ins w:id="202" w:author="Admin1" w:date="2022-12-08T15:58:00Z"/>
                <w:highlight w:val="green"/>
                <w:rPrChange w:id="203" w:author="Admin1" w:date="2022-12-09T10:35:00Z">
                  <w:rPr>
                    <w:ins w:id="204" w:author="Admin1" w:date="2022-12-08T15:58:00Z"/>
                  </w:rPr>
                </w:rPrChange>
              </w:rPr>
            </w:pPr>
            <w:ins w:id="205" w:author="Admin1" w:date="2022-12-08T15:58:00Z">
              <w:r w:rsidRPr="00792FF3">
                <w:rPr>
                  <w:noProof/>
                  <w:highlight w:val="green"/>
                  <w:rPrChange w:id="206" w:author="Admin1" w:date="2022-12-09T10:35:00Z">
                    <w:rPr>
                      <w:noProof/>
                    </w:rPr>
                  </w:rPrChange>
                </w:rPr>
                <w:drawing>
                  <wp:inline distT="0" distB="0" distL="0" distR="0" wp14:anchorId="3E1DFF94" wp14:editId="1FE2AFC7">
                    <wp:extent cx="1810003" cy="2314898"/>
                    <wp:effectExtent l="0" t="0" r="0" b="0"/>
                    <wp:docPr id="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pic:cNvPicPr/>
                          </pic:nvPicPr>
                          <pic:blipFill>
                            <a:blip r:embed="rId8">
                              <a:extLst>
                                <a:ext uri="{28A0092B-C50C-407E-A947-70E740481C1C}">
                                  <a14:useLocalDpi xmlns:a14="http://schemas.microsoft.com/office/drawing/2010/main" val="0"/>
                                </a:ext>
                              </a:extLst>
                            </a:blip>
                            <a:stretch>
                              <a:fillRect/>
                            </a:stretch>
                          </pic:blipFill>
                          <pic:spPr>
                            <a:xfrm>
                              <a:off x="0" y="0"/>
                              <a:ext cx="1810003" cy="2314898"/>
                            </a:xfrm>
                            <a:prstGeom prst="rect">
                              <a:avLst/>
                            </a:prstGeom>
                          </pic:spPr>
                        </pic:pic>
                      </a:graphicData>
                    </a:graphic>
                  </wp:inline>
                </w:drawing>
              </w:r>
            </w:ins>
          </w:p>
          <w:p w14:paraId="641B907C" w14:textId="68DB803C" w:rsidR="00B72B5D" w:rsidRPr="00792FF3" w:rsidRDefault="00B72B5D" w:rsidP="003F50B1">
            <w:pPr>
              <w:rPr>
                <w:highlight w:val="green"/>
                <w:lang w:val="en-US"/>
                <w:rPrChange w:id="207" w:author="Admin1" w:date="2022-12-09T10:35:00Z">
                  <w:rPr>
                    <w:lang w:val="en-US"/>
                  </w:rPr>
                </w:rPrChange>
              </w:rPr>
            </w:pPr>
            <w:del w:id="208" w:author="Admin1" w:date="2022-12-08T15:58:00Z">
              <w:r w:rsidRPr="00792FF3" w:rsidDel="00B72B5D">
                <w:rPr>
                  <w:color w:val="FF0000"/>
                  <w:highlight w:val="green"/>
                  <w:lang w:val="en-US"/>
                  <w:rPrChange w:id="209" w:author="Admin1" w:date="2022-12-09T10:35:00Z">
                    <w:rPr>
                      <w:color w:val="FF0000"/>
                      <w:lang w:val="en-US"/>
                    </w:rPr>
                  </w:rPrChange>
                </w:rPr>
                <w:delText>In which form do you want to see?</w:delText>
              </w:r>
            </w:del>
          </w:p>
        </w:tc>
      </w:tr>
      <w:tr w:rsidR="00BA6276" w14:paraId="5631897F" w14:textId="77777777" w:rsidTr="00B72B5D">
        <w:tc>
          <w:tcPr>
            <w:tcW w:w="2335" w:type="dxa"/>
          </w:tcPr>
          <w:p w14:paraId="04858942" w14:textId="77777777" w:rsidR="00BA6276" w:rsidRDefault="00920DC0" w:rsidP="006D6653">
            <w:pPr>
              <w:rPr>
                <w:lang w:val="en-US"/>
              </w:rPr>
            </w:pPr>
            <w:r>
              <w:rPr>
                <w:lang w:val="en-US"/>
              </w:rPr>
              <w:t>Sales Order</w:t>
            </w:r>
          </w:p>
        </w:tc>
        <w:tc>
          <w:tcPr>
            <w:tcW w:w="4178" w:type="dxa"/>
          </w:tcPr>
          <w:p w14:paraId="11EF6825" w14:textId="77777777" w:rsidR="00BA6276" w:rsidRPr="00310E2B" w:rsidRDefault="00920DC0" w:rsidP="009C59DA">
            <w:pPr>
              <w:rPr>
                <w:highlight w:val="green"/>
                <w:lang w:val="en-US"/>
                <w:rPrChange w:id="210" w:author="Admin1" w:date="2022-12-09T09:08:00Z">
                  <w:rPr>
                    <w:lang w:val="en-US"/>
                  </w:rPr>
                </w:rPrChange>
              </w:rPr>
            </w:pPr>
            <w:r w:rsidRPr="00310E2B">
              <w:rPr>
                <w:highlight w:val="green"/>
                <w:lang w:val="en-US"/>
                <w:rPrChange w:id="211" w:author="Admin1" w:date="2022-12-09T09:08:00Z">
                  <w:rPr>
                    <w:lang w:val="en-US"/>
                  </w:rPr>
                </w:rPrChange>
              </w:rPr>
              <w:t>N/A</w:t>
            </w:r>
          </w:p>
        </w:tc>
        <w:tc>
          <w:tcPr>
            <w:tcW w:w="2549" w:type="dxa"/>
          </w:tcPr>
          <w:p w14:paraId="287B0BA4" w14:textId="77777777" w:rsidR="00BA6276" w:rsidRPr="0082248A" w:rsidRDefault="0095468D" w:rsidP="003F50B1">
            <w:pPr>
              <w:rPr>
                <w:color w:val="FF0000"/>
                <w:highlight w:val="green"/>
                <w:lang w:val="en-US"/>
                <w:rPrChange w:id="212" w:author="Admin1" w:date="2022-12-09T09:46:00Z">
                  <w:rPr>
                    <w:color w:val="FF0000"/>
                    <w:lang w:val="en-US"/>
                  </w:rPr>
                </w:rPrChange>
              </w:rPr>
            </w:pPr>
            <w:r w:rsidRPr="0082248A">
              <w:rPr>
                <w:color w:val="FF0000"/>
                <w:highlight w:val="green"/>
                <w:lang w:val="en-US"/>
                <w:rPrChange w:id="213" w:author="Admin1" w:date="2022-12-09T09:46:00Z">
                  <w:rPr>
                    <w:color w:val="FF0000"/>
                    <w:lang w:val="en-US"/>
                  </w:rPr>
                </w:rPrChange>
              </w:rPr>
              <w:t xml:space="preserve">This will be </w:t>
            </w:r>
            <w:r w:rsidRPr="0082248A">
              <w:rPr>
                <w:b/>
                <w:color w:val="FF0000"/>
                <w:highlight w:val="green"/>
                <w:lang w:val="en-US"/>
                <w:rPrChange w:id="214" w:author="Admin1" w:date="2022-12-09T09:46:00Z">
                  <w:rPr>
                    <w:b/>
                    <w:color w:val="FF0000"/>
                    <w:lang w:val="en-US"/>
                  </w:rPr>
                </w:rPrChange>
              </w:rPr>
              <w:t>EXTREMELY slow</w:t>
            </w:r>
            <w:r w:rsidRPr="0082248A">
              <w:rPr>
                <w:color w:val="FF0000"/>
                <w:highlight w:val="green"/>
                <w:lang w:val="en-US"/>
                <w:rPrChange w:id="215" w:author="Admin1" w:date="2022-12-09T09:46:00Z">
                  <w:rPr>
                    <w:color w:val="FF0000"/>
                    <w:lang w:val="en-US"/>
                  </w:rPr>
                </w:rPrChange>
              </w:rPr>
              <w:t xml:space="preserve"> (select VBAP by MATNR/BATCH)!</w:t>
            </w:r>
          </w:p>
          <w:p w14:paraId="137A4EE6" w14:textId="77777777" w:rsidR="0057790D" w:rsidRPr="0082248A" w:rsidRDefault="0057790D" w:rsidP="0057790D">
            <w:pPr>
              <w:pStyle w:val="Listenabsatz"/>
              <w:numPr>
                <w:ilvl w:val="0"/>
                <w:numId w:val="5"/>
              </w:numPr>
              <w:rPr>
                <w:highlight w:val="green"/>
                <w:lang w:val="en-US"/>
                <w:rPrChange w:id="216" w:author="Admin1" w:date="2022-12-09T09:46:00Z">
                  <w:rPr>
                    <w:lang w:val="en-US"/>
                  </w:rPr>
                </w:rPrChange>
              </w:rPr>
            </w:pPr>
            <w:r w:rsidRPr="0082248A">
              <w:rPr>
                <w:highlight w:val="green"/>
                <w:lang w:val="en-US"/>
                <w:rPrChange w:id="217" w:author="Admin1" w:date="2022-12-09T09:46:00Z">
                  <w:rPr>
                    <w:lang w:val="en-US"/>
                  </w:rPr>
                </w:rPrChange>
              </w:rPr>
              <w:t>VBAP-VBELN</w:t>
            </w:r>
          </w:p>
        </w:tc>
      </w:tr>
      <w:tr w:rsidR="00E636BE" w:rsidRPr="008C3000" w14:paraId="3BA7EEED" w14:textId="77777777" w:rsidTr="00B72B5D">
        <w:tc>
          <w:tcPr>
            <w:tcW w:w="2335" w:type="dxa"/>
          </w:tcPr>
          <w:p w14:paraId="4574B2F7" w14:textId="77777777" w:rsidR="00E636BE" w:rsidRDefault="002274FB" w:rsidP="006D6653">
            <w:pPr>
              <w:rPr>
                <w:lang w:val="en-US"/>
              </w:rPr>
            </w:pPr>
            <w:r>
              <w:rPr>
                <w:lang w:val="en-US"/>
              </w:rPr>
              <w:t>Sales order status</w:t>
            </w:r>
          </w:p>
        </w:tc>
        <w:tc>
          <w:tcPr>
            <w:tcW w:w="4178" w:type="dxa"/>
          </w:tcPr>
          <w:p w14:paraId="290281CD" w14:textId="77777777" w:rsidR="00E636BE" w:rsidRPr="00310E2B" w:rsidRDefault="00E636BE" w:rsidP="009C59DA">
            <w:pPr>
              <w:rPr>
                <w:highlight w:val="green"/>
                <w:lang w:val="en-US"/>
                <w:rPrChange w:id="218" w:author="Admin1" w:date="2022-12-09T09:08:00Z">
                  <w:rPr>
                    <w:lang w:val="en-US"/>
                  </w:rPr>
                </w:rPrChange>
              </w:rPr>
            </w:pPr>
            <w:r w:rsidRPr="00310E2B">
              <w:rPr>
                <w:highlight w:val="green"/>
                <w:lang w:val="en-US"/>
                <w:rPrChange w:id="219" w:author="Admin1" w:date="2022-12-09T09:08:00Z">
                  <w:rPr>
                    <w:lang w:val="en-US"/>
                  </w:rPr>
                </w:rPrChange>
              </w:rPr>
              <w:t>N/A</w:t>
            </w:r>
          </w:p>
        </w:tc>
        <w:tc>
          <w:tcPr>
            <w:tcW w:w="2549" w:type="dxa"/>
          </w:tcPr>
          <w:p w14:paraId="50938BA3" w14:textId="77777777" w:rsidR="00E636BE" w:rsidRPr="00A21886" w:rsidRDefault="00A61083" w:rsidP="003F50B1">
            <w:pPr>
              <w:rPr>
                <w:ins w:id="220" w:author="Admin1" w:date="2022-12-08T16:00:00Z"/>
                <w:highlight w:val="green"/>
                <w:lang w:val="en-US"/>
                <w:rPrChange w:id="221" w:author="Admin1" w:date="2022-12-09T11:13:00Z">
                  <w:rPr>
                    <w:ins w:id="222" w:author="Admin1" w:date="2022-12-08T16:00:00Z"/>
                    <w:lang w:val="en-US"/>
                  </w:rPr>
                </w:rPrChange>
              </w:rPr>
            </w:pPr>
            <w:commentRangeStart w:id="223"/>
            <w:r w:rsidRPr="00A21886">
              <w:rPr>
                <w:color w:val="5B9BD5" w:themeColor="accent1"/>
                <w:highlight w:val="green"/>
                <w:lang w:val="en-US"/>
                <w:rPrChange w:id="224" w:author="Admin1" w:date="2022-12-09T11:13:00Z">
                  <w:rPr>
                    <w:color w:val="FF0000"/>
                    <w:lang w:val="en-US"/>
                  </w:rPr>
                </w:rPrChange>
              </w:rPr>
              <w:t>???</w:t>
            </w:r>
            <w:ins w:id="225" w:author="Ana Severiano" w:date="2022-12-08T11:09:00Z">
              <w:r w:rsidRPr="00A21886">
                <w:rPr>
                  <w:highlight w:val="green"/>
                  <w:lang w:val="en-US"/>
                  <w:rPrChange w:id="226" w:author="Admin1" w:date="2022-12-09T11:13:00Z">
                    <w:rPr>
                      <w:lang w:val="en-US"/>
                    </w:rPr>
                  </w:rPrChange>
                </w:rPr>
                <w:t xml:space="preserve"> </w:t>
              </w:r>
            </w:ins>
            <w:commentRangeEnd w:id="223"/>
            <w:ins w:id="227" w:author="Ana Severiano" w:date="2022-12-08T12:01:00Z">
              <w:r w:rsidR="00277794" w:rsidRPr="00A21886">
                <w:rPr>
                  <w:rStyle w:val="Kommentarzeichen"/>
                  <w:highlight w:val="green"/>
                  <w:rPrChange w:id="228" w:author="Admin1" w:date="2022-12-09T11:13:00Z">
                    <w:rPr>
                      <w:rStyle w:val="Kommentarzeichen"/>
                    </w:rPr>
                  </w:rPrChange>
                </w:rPr>
                <w:commentReference w:id="223"/>
              </w:r>
            </w:ins>
          </w:p>
          <w:p w14:paraId="603A67AB" w14:textId="4760DE41" w:rsidR="00D115D2" w:rsidRDefault="00D115D2" w:rsidP="003F50B1">
            <w:pPr>
              <w:rPr>
                <w:lang w:val="en-US"/>
              </w:rPr>
            </w:pPr>
            <w:ins w:id="229" w:author="Admin1" w:date="2022-12-08T16:00:00Z">
              <w:r w:rsidRPr="00A21886">
                <w:rPr>
                  <w:highlight w:val="green"/>
                  <w:lang w:val="en-US"/>
                  <w:rPrChange w:id="230" w:author="Admin1" w:date="2022-12-09T11:13:00Z">
                    <w:rPr>
                      <w:lang w:val="en-US"/>
                    </w:rPr>
                  </w:rPrChange>
                </w:rPr>
                <w:t>I was thinking on what we see in VA03 both for the order and for the delivery as the status.</w:t>
              </w:r>
            </w:ins>
          </w:p>
        </w:tc>
      </w:tr>
      <w:tr w:rsidR="0095468D" w:rsidRPr="008C3000" w14:paraId="7CD5199B" w14:textId="77777777" w:rsidTr="00B72B5D">
        <w:tc>
          <w:tcPr>
            <w:tcW w:w="2335" w:type="dxa"/>
          </w:tcPr>
          <w:p w14:paraId="3485D1D7" w14:textId="77777777" w:rsidR="0095468D" w:rsidRDefault="007919CE" w:rsidP="006D6653">
            <w:pPr>
              <w:rPr>
                <w:lang w:val="en-US"/>
              </w:rPr>
            </w:pPr>
            <w:r>
              <w:rPr>
                <w:lang w:val="en-US"/>
              </w:rPr>
              <w:t>Outbound delivery</w:t>
            </w:r>
          </w:p>
        </w:tc>
        <w:tc>
          <w:tcPr>
            <w:tcW w:w="4178" w:type="dxa"/>
          </w:tcPr>
          <w:p w14:paraId="0CCFF37C" w14:textId="77777777" w:rsidR="0095468D" w:rsidRPr="00310E2B" w:rsidRDefault="007919CE" w:rsidP="009C59DA">
            <w:pPr>
              <w:rPr>
                <w:highlight w:val="green"/>
                <w:lang w:val="en-US"/>
                <w:rPrChange w:id="231" w:author="Admin1" w:date="2022-12-09T09:08:00Z">
                  <w:rPr>
                    <w:lang w:val="en-US"/>
                  </w:rPr>
                </w:rPrChange>
              </w:rPr>
            </w:pPr>
            <w:r w:rsidRPr="00310E2B">
              <w:rPr>
                <w:highlight w:val="green"/>
                <w:lang w:val="en-US"/>
                <w:rPrChange w:id="232" w:author="Admin1" w:date="2022-12-09T09:08:00Z">
                  <w:rPr>
                    <w:lang w:val="en-US"/>
                  </w:rPr>
                </w:rPrChange>
              </w:rPr>
              <w:t>N/A</w:t>
            </w:r>
          </w:p>
        </w:tc>
        <w:tc>
          <w:tcPr>
            <w:tcW w:w="2549" w:type="dxa"/>
          </w:tcPr>
          <w:p w14:paraId="20BC8F60" w14:textId="77777777" w:rsidR="0095468D" w:rsidRPr="00324441" w:rsidRDefault="007919CE" w:rsidP="003F50B1">
            <w:pPr>
              <w:rPr>
                <w:highlight w:val="green"/>
                <w:lang w:val="en-US"/>
                <w:rPrChange w:id="233" w:author="Admin1" w:date="2022-12-09T11:37:00Z">
                  <w:rPr>
                    <w:lang w:val="en-US"/>
                  </w:rPr>
                </w:rPrChange>
              </w:rPr>
            </w:pPr>
            <w:r w:rsidRPr="00324441">
              <w:rPr>
                <w:highlight w:val="green"/>
                <w:lang w:val="en-US"/>
                <w:rPrChange w:id="234" w:author="Admin1" w:date="2022-12-09T11:37:00Z">
                  <w:rPr>
                    <w:lang w:val="en-US"/>
                  </w:rPr>
                </w:rPrChange>
              </w:rPr>
              <w:t>LIKP-VBELN (by VBFA document flow)</w:t>
            </w:r>
          </w:p>
        </w:tc>
      </w:tr>
      <w:tr w:rsidR="007919CE" w14:paraId="15E12024" w14:textId="77777777" w:rsidTr="00B72B5D">
        <w:tc>
          <w:tcPr>
            <w:tcW w:w="2335" w:type="dxa"/>
          </w:tcPr>
          <w:p w14:paraId="1644574E" w14:textId="77777777" w:rsidR="007919CE" w:rsidRDefault="009C69F9" w:rsidP="006D6653">
            <w:pPr>
              <w:rPr>
                <w:lang w:val="en-US"/>
              </w:rPr>
            </w:pPr>
            <w:r>
              <w:rPr>
                <w:lang w:val="en-US"/>
              </w:rPr>
              <w:t>Delivery date</w:t>
            </w:r>
          </w:p>
        </w:tc>
        <w:tc>
          <w:tcPr>
            <w:tcW w:w="4178" w:type="dxa"/>
          </w:tcPr>
          <w:p w14:paraId="56D618E3" w14:textId="77777777" w:rsidR="007919CE" w:rsidRPr="00310E2B" w:rsidRDefault="009C69F9" w:rsidP="009C59DA">
            <w:pPr>
              <w:rPr>
                <w:highlight w:val="green"/>
                <w:lang w:val="en-US"/>
                <w:rPrChange w:id="235" w:author="Admin1" w:date="2022-12-09T09:08:00Z">
                  <w:rPr>
                    <w:lang w:val="en-US"/>
                  </w:rPr>
                </w:rPrChange>
              </w:rPr>
            </w:pPr>
            <w:r w:rsidRPr="00310E2B">
              <w:rPr>
                <w:highlight w:val="green"/>
                <w:lang w:val="en-US"/>
                <w:rPrChange w:id="236" w:author="Admin1" w:date="2022-12-09T09:08:00Z">
                  <w:rPr>
                    <w:lang w:val="en-US"/>
                  </w:rPr>
                </w:rPrChange>
              </w:rPr>
              <w:t>N/A</w:t>
            </w:r>
          </w:p>
        </w:tc>
        <w:tc>
          <w:tcPr>
            <w:tcW w:w="2549" w:type="dxa"/>
          </w:tcPr>
          <w:p w14:paraId="6E85963A" w14:textId="77777777" w:rsidR="007919CE" w:rsidRPr="00324441" w:rsidRDefault="009C69F9" w:rsidP="003F50B1">
            <w:pPr>
              <w:rPr>
                <w:highlight w:val="green"/>
                <w:lang w:val="en-US"/>
                <w:rPrChange w:id="237" w:author="Admin1" w:date="2022-12-09T11:37:00Z">
                  <w:rPr>
                    <w:lang w:val="en-US"/>
                  </w:rPr>
                </w:rPrChange>
              </w:rPr>
            </w:pPr>
            <w:r w:rsidRPr="00324441">
              <w:rPr>
                <w:highlight w:val="green"/>
                <w:lang w:val="en-US"/>
                <w:rPrChange w:id="238" w:author="Admin1" w:date="2022-12-09T11:37:00Z">
                  <w:rPr>
                    <w:lang w:val="en-US"/>
                  </w:rPr>
                </w:rPrChange>
              </w:rPr>
              <w:t>LIKP-LFDAT</w:t>
            </w:r>
          </w:p>
        </w:tc>
      </w:tr>
      <w:tr w:rsidR="00E636BE" w14:paraId="7B537082" w14:textId="77777777" w:rsidTr="00B72B5D">
        <w:tc>
          <w:tcPr>
            <w:tcW w:w="2335" w:type="dxa"/>
          </w:tcPr>
          <w:p w14:paraId="789ABC4C" w14:textId="77777777" w:rsidR="00E636BE" w:rsidRDefault="00E636BE" w:rsidP="006D6653">
            <w:pPr>
              <w:rPr>
                <w:lang w:val="en-US"/>
              </w:rPr>
            </w:pPr>
            <w:r>
              <w:rPr>
                <w:lang w:val="en-US"/>
              </w:rPr>
              <w:t>Delivery status</w:t>
            </w:r>
          </w:p>
        </w:tc>
        <w:tc>
          <w:tcPr>
            <w:tcW w:w="4178" w:type="dxa"/>
          </w:tcPr>
          <w:p w14:paraId="6336AACA" w14:textId="77777777" w:rsidR="00E636BE" w:rsidRPr="00310E2B" w:rsidRDefault="00E636BE" w:rsidP="009C59DA">
            <w:pPr>
              <w:rPr>
                <w:highlight w:val="green"/>
                <w:lang w:val="en-US"/>
                <w:rPrChange w:id="239" w:author="Admin1" w:date="2022-12-09T09:08:00Z">
                  <w:rPr>
                    <w:lang w:val="en-US"/>
                  </w:rPr>
                </w:rPrChange>
              </w:rPr>
            </w:pPr>
            <w:r w:rsidRPr="00310E2B">
              <w:rPr>
                <w:highlight w:val="green"/>
                <w:lang w:val="en-US"/>
                <w:rPrChange w:id="240" w:author="Admin1" w:date="2022-12-09T09:08:00Z">
                  <w:rPr>
                    <w:lang w:val="en-US"/>
                  </w:rPr>
                </w:rPrChange>
              </w:rPr>
              <w:t>N/A</w:t>
            </w:r>
          </w:p>
        </w:tc>
        <w:tc>
          <w:tcPr>
            <w:tcW w:w="2549" w:type="dxa"/>
          </w:tcPr>
          <w:p w14:paraId="4342F8E6" w14:textId="1FCE18AD" w:rsidR="00E636BE" w:rsidRPr="00324441" w:rsidRDefault="00B407F0" w:rsidP="003F50B1">
            <w:pPr>
              <w:rPr>
                <w:highlight w:val="green"/>
                <w:lang w:val="en-US"/>
                <w:rPrChange w:id="241" w:author="Admin1" w:date="2022-12-09T11:37:00Z">
                  <w:rPr>
                    <w:lang w:val="en-US"/>
                  </w:rPr>
                </w:rPrChange>
              </w:rPr>
            </w:pPr>
            <w:ins w:id="242" w:author="Admin1" w:date="2022-12-08T16:00:00Z">
              <w:r w:rsidRPr="00324441">
                <w:rPr>
                  <w:color w:val="5B9BD5" w:themeColor="accent1"/>
                  <w:highlight w:val="green"/>
                  <w:lang w:val="en-US"/>
                  <w:rPrChange w:id="243" w:author="Admin1" w:date="2022-12-09T11:37:00Z">
                    <w:rPr>
                      <w:color w:val="FF0000"/>
                      <w:lang w:val="en-US"/>
                    </w:rPr>
                  </w:rPrChange>
                </w:rPr>
                <w:t>(see SO status)</w:t>
              </w:r>
            </w:ins>
            <w:del w:id="244" w:author="Admin1" w:date="2022-12-08T16:00:00Z">
              <w:r w:rsidR="00E636BE" w:rsidRPr="00324441" w:rsidDel="00B407F0">
                <w:rPr>
                  <w:color w:val="FF0000"/>
                  <w:highlight w:val="green"/>
                  <w:lang w:val="en-US"/>
                  <w:rPrChange w:id="245" w:author="Admin1" w:date="2022-12-09T11:37:00Z">
                    <w:rPr>
                      <w:color w:val="FF0000"/>
                      <w:lang w:val="en-US"/>
                    </w:rPr>
                  </w:rPrChange>
                </w:rPr>
                <w:delText>???</w:delText>
              </w:r>
            </w:del>
          </w:p>
        </w:tc>
      </w:tr>
      <w:tr w:rsidR="009C69F9" w14:paraId="19EB531A" w14:textId="77777777" w:rsidTr="00B72B5D">
        <w:tc>
          <w:tcPr>
            <w:tcW w:w="2335" w:type="dxa"/>
          </w:tcPr>
          <w:p w14:paraId="4B102D14" w14:textId="77777777" w:rsidR="009C69F9" w:rsidRDefault="00E636BE" w:rsidP="006D6653">
            <w:pPr>
              <w:rPr>
                <w:lang w:val="en-US"/>
              </w:rPr>
            </w:pPr>
            <w:r>
              <w:rPr>
                <w:lang w:val="en-US"/>
              </w:rPr>
              <w:t>Ship-to party</w:t>
            </w:r>
          </w:p>
        </w:tc>
        <w:tc>
          <w:tcPr>
            <w:tcW w:w="4178" w:type="dxa"/>
          </w:tcPr>
          <w:p w14:paraId="469E29DD" w14:textId="77777777" w:rsidR="009C69F9" w:rsidRPr="00310E2B" w:rsidRDefault="00E636BE" w:rsidP="009C59DA">
            <w:pPr>
              <w:rPr>
                <w:highlight w:val="green"/>
                <w:lang w:val="en-US"/>
                <w:rPrChange w:id="246" w:author="Admin1" w:date="2022-12-09T09:08:00Z">
                  <w:rPr>
                    <w:lang w:val="en-US"/>
                  </w:rPr>
                </w:rPrChange>
              </w:rPr>
            </w:pPr>
            <w:r w:rsidRPr="00310E2B">
              <w:rPr>
                <w:highlight w:val="green"/>
                <w:lang w:val="en-US"/>
                <w:rPrChange w:id="247" w:author="Admin1" w:date="2022-12-09T09:08:00Z">
                  <w:rPr>
                    <w:lang w:val="en-US"/>
                  </w:rPr>
                </w:rPrChange>
              </w:rPr>
              <w:t>N/A</w:t>
            </w:r>
          </w:p>
        </w:tc>
        <w:tc>
          <w:tcPr>
            <w:tcW w:w="2549" w:type="dxa"/>
          </w:tcPr>
          <w:p w14:paraId="3CB8D5B5" w14:textId="77777777" w:rsidR="009C69F9" w:rsidRPr="00324441" w:rsidRDefault="00E636BE" w:rsidP="003F50B1">
            <w:pPr>
              <w:rPr>
                <w:highlight w:val="green"/>
                <w:lang w:val="en-US"/>
                <w:rPrChange w:id="248" w:author="Admin1" w:date="2022-12-09T11:37:00Z">
                  <w:rPr>
                    <w:lang w:val="en-US"/>
                  </w:rPr>
                </w:rPrChange>
              </w:rPr>
            </w:pPr>
            <w:r w:rsidRPr="00324441">
              <w:rPr>
                <w:highlight w:val="green"/>
                <w:lang w:val="en-US"/>
                <w:rPrChange w:id="249" w:author="Admin1" w:date="2022-12-09T11:37:00Z">
                  <w:rPr>
                    <w:lang w:val="en-US"/>
                  </w:rPr>
                </w:rPrChange>
              </w:rPr>
              <w:t>LIKP-KUNNR</w:t>
            </w:r>
          </w:p>
        </w:tc>
      </w:tr>
      <w:tr w:rsidR="00E636BE" w14:paraId="431B2BD6" w14:textId="77777777" w:rsidTr="00B72B5D">
        <w:tc>
          <w:tcPr>
            <w:tcW w:w="2335" w:type="dxa"/>
          </w:tcPr>
          <w:p w14:paraId="73DFD7D2" w14:textId="77777777" w:rsidR="00E636BE" w:rsidRDefault="00E636BE" w:rsidP="006D6653">
            <w:pPr>
              <w:rPr>
                <w:lang w:val="en-US"/>
              </w:rPr>
            </w:pPr>
            <w:r>
              <w:rPr>
                <w:lang w:val="en-US"/>
              </w:rPr>
              <w:t>Sold-to party</w:t>
            </w:r>
          </w:p>
        </w:tc>
        <w:tc>
          <w:tcPr>
            <w:tcW w:w="4178" w:type="dxa"/>
          </w:tcPr>
          <w:p w14:paraId="6D678926" w14:textId="77777777" w:rsidR="00E636BE" w:rsidRPr="00310E2B" w:rsidRDefault="00E636BE" w:rsidP="009C59DA">
            <w:pPr>
              <w:rPr>
                <w:highlight w:val="green"/>
                <w:lang w:val="en-US"/>
                <w:rPrChange w:id="250" w:author="Admin1" w:date="2022-12-09T09:08:00Z">
                  <w:rPr>
                    <w:lang w:val="en-US"/>
                  </w:rPr>
                </w:rPrChange>
              </w:rPr>
            </w:pPr>
            <w:r w:rsidRPr="00310E2B">
              <w:rPr>
                <w:highlight w:val="green"/>
                <w:lang w:val="en-US"/>
                <w:rPrChange w:id="251" w:author="Admin1" w:date="2022-12-09T09:08:00Z">
                  <w:rPr>
                    <w:lang w:val="en-US"/>
                  </w:rPr>
                </w:rPrChange>
              </w:rPr>
              <w:t>N/A</w:t>
            </w:r>
            <w:bookmarkStart w:id="252" w:name="_GoBack"/>
            <w:bookmarkEnd w:id="252"/>
          </w:p>
        </w:tc>
        <w:tc>
          <w:tcPr>
            <w:tcW w:w="2549" w:type="dxa"/>
          </w:tcPr>
          <w:p w14:paraId="38056C5E" w14:textId="77777777" w:rsidR="00E636BE" w:rsidRPr="00324441" w:rsidRDefault="00E636BE" w:rsidP="003F50B1">
            <w:pPr>
              <w:rPr>
                <w:highlight w:val="green"/>
                <w:lang w:val="en-US"/>
                <w:rPrChange w:id="253" w:author="Admin1" w:date="2022-12-09T11:37:00Z">
                  <w:rPr>
                    <w:lang w:val="en-US"/>
                  </w:rPr>
                </w:rPrChange>
              </w:rPr>
            </w:pPr>
            <w:r w:rsidRPr="00324441">
              <w:rPr>
                <w:highlight w:val="green"/>
                <w:lang w:val="en-US"/>
                <w:rPrChange w:id="254" w:author="Admin1" w:date="2022-12-09T11:37:00Z">
                  <w:rPr>
                    <w:lang w:val="en-US"/>
                  </w:rPr>
                </w:rPrChange>
              </w:rPr>
              <w:t>LIKP-KUNAG</w:t>
            </w:r>
          </w:p>
        </w:tc>
      </w:tr>
      <w:tr w:rsidR="00BA79CE" w14:paraId="0400B43C" w14:textId="77777777" w:rsidTr="00AB3972">
        <w:tc>
          <w:tcPr>
            <w:tcW w:w="9062" w:type="dxa"/>
            <w:gridSpan w:val="3"/>
          </w:tcPr>
          <w:p w14:paraId="046D9AD8" w14:textId="77777777" w:rsidR="00BA79CE" w:rsidRDefault="00BA79CE" w:rsidP="00BA79CE">
            <w:pPr>
              <w:rPr>
                <w:lang w:val="en-US"/>
              </w:rPr>
            </w:pPr>
            <w:r>
              <w:rPr>
                <w:lang w:val="en-US"/>
              </w:rPr>
              <w:t>In the end:</w:t>
            </w:r>
          </w:p>
          <w:p w14:paraId="7BDA0BBC" w14:textId="77777777" w:rsidR="00BA79CE" w:rsidRDefault="00BA79CE" w:rsidP="00BA79CE">
            <w:pPr>
              <w:pStyle w:val="Listenabsatz"/>
              <w:numPr>
                <w:ilvl w:val="0"/>
                <w:numId w:val="2"/>
              </w:numPr>
              <w:rPr>
                <w:lang w:val="en-US"/>
              </w:rPr>
            </w:pPr>
            <w:r>
              <w:rPr>
                <w:lang w:val="en-US"/>
              </w:rPr>
              <w:lastRenderedPageBreak/>
              <w:t>Remove duplicates by COI, Material, Batch, Process order, Sales order, Delivery</w:t>
            </w:r>
          </w:p>
          <w:p w14:paraId="77011F22" w14:textId="77777777" w:rsidR="00BA79CE" w:rsidRPr="00695046" w:rsidRDefault="00BA79CE" w:rsidP="00BA79CE">
            <w:pPr>
              <w:pStyle w:val="Listenabsatz"/>
              <w:numPr>
                <w:ilvl w:val="0"/>
                <w:numId w:val="2"/>
              </w:numPr>
              <w:rPr>
                <w:lang w:val="en-US"/>
              </w:rPr>
            </w:pPr>
            <w:r>
              <w:rPr>
                <w:lang w:val="en-US"/>
              </w:rPr>
              <w:t>Sort by the same fields</w:t>
            </w:r>
          </w:p>
          <w:p w14:paraId="011454AA" w14:textId="77777777" w:rsidR="00BA79CE" w:rsidRDefault="00BA79CE" w:rsidP="003F50B1">
            <w:pPr>
              <w:rPr>
                <w:lang w:val="en-US"/>
              </w:rPr>
            </w:pPr>
          </w:p>
        </w:tc>
      </w:tr>
    </w:tbl>
    <w:p w14:paraId="2A0F174C" w14:textId="77777777" w:rsidR="006D6653" w:rsidRDefault="006D6653" w:rsidP="006D6653">
      <w:pPr>
        <w:rPr>
          <w:lang w:val="en-US"/>
        </w:rPr>
      </w:pPr>
    </w:p>
    <w:p w14:paraId="1FFD981C" w14:textId="77777777" w:rsidR="00A24B6B" w:rsidRPr="00524E85" w:rsidRDefault="00A24B6B" w:rsidP="006D6653">
      <w:pPr>
        <w:rPr>
          <w:color w:val="5B9BD5" w:themeColor="accent1"/>
          <w:lang w:val="en-US"/>
          <w:rPrChange w:id="255" w:author="Admin1" w:date="2022-12-08T16:01:00Z">
            <w:rPr>
              <w:color w:val="FF0000"/>
              <w:lang w:val="en-US"/>
            </w:rPr>
          </w:rPrChange>
        </w:rPr>
      </w:pPr>
      <w:r w:rsidRPr="00524E85">
        <w:rPr>
          <w:color w:val="5B9BD5" w:themeColor="accent1"/>
          <w:lang w:val="en-US"/>
          <w:rPrChange w:id="256" w:author="Admin1" w:date="2022-12-08T16:01:00Z">
            <w:rPr>
              <w:color w:val="FF0000"/>
              <w:lang w:val="en-US"/>
            </w:rPr>
          </w:rPrChange>
        </w:rPr>
        <w:t>It the end in FS:</w:t>
      </w:r>
    </w:p>
    <w:p w14:paraId="5EC12806" w14:textId="77777777" w:rsidR="00A24B6B" w:rsidRPr="00524E85" w:rsidRDefault="00A24B6B" w:rsidP="00A24B6B">
      <w:pPr>
        <w:pStyle w:val="Listenabsatz"/>
        <w:numPr>
          <w:ilvl w:val="0"/>
          <w:numId w:val="6"/>
        </w:numPr>
        <w:spacing w:after="0" w:line="240" w:lineRule="auto"/>
        <w:rPr>
          <w:color w:val="5B9BD5" w:themeColor="accent1"/>
          <w:lang w:val="en-US"/>
          <w:rPrChange w:id="257" w:author="Admin1" w:date="2022-12-08T16:01:00Z">
            <w:rPr>
              <w:lang w:val="en-US"/>
            </w:rPr>
          </w:rPrChange>
        </w:rPr>
      </w:pPr>
      <w:r w:rsidRPr="00524E85">
        <w:rPr>
          <w:color w:val="5B9BD5" w:themeColor="accent1"/>
          <w:lang w:val="en-US"/>
          <w:rPrChange w:id="258" w:author="Admin1" w:date="2022-12-08T16:01:00Z">
            <w:rPr>
              <w:lang w:val="en-US"/>
            </w:rPr>
          </w:rPrChange>
        </w:rPr>
        <w:t>“</w:t>
      </w:r>
      <w:r w:rsidRPr="00524E85">
        <w:rPr>
          <w:b/>
          <w:bCs/>
          <w:color w:val="5B9BD5" w:themeColor="accent1"/>
          <w:lang w:val="en-US"/>
          <w:rPrChange w:id="259" w:author="Admin1" w:date="2022-12-08T16:01:00Z">
            <w:rPr>
              <w:b/>
              <w:bCs/>
              <w:lang w:val="en-US"/>
            </w:rPr>
          </w:rPrChange>
        </w:rPr>
        <w:t>Highlight/filter</w:t>
      </w:r>
      <w:r w:rsidRPr="00524E85">
        <w:rPr>
          <w:color w:val="5B9BD5" w:themeColor="accent1"/>
          <w:lang w:val="en-US"/>
          <w:rPrChange w:id="260" w:author="Admin1" w:date="2022-12-08T16:01:00Z">
            <w:rPr>
              <w:lang w:val="en-US"/>
            </w:rPr>
          </w:rPrChange>
        </w:rPr>
        <w:t xml:space="preserve"> the results based on selection criteria (if applicable)</w:t>
      </w:r>
    </w:p>
    <w:p w14:paraId="33295911" w14:textId="77777777" w:rsidR="00A24B6B" w:rsidRPr="00524E85" w:rsidRDefault="00A24B6B" w:rsidP="006D6653">
      <w:pPr>
        <w:rPr>
          <w:color w:val="5B9BD5" w:themeColor="accent1"/>
          <w:lang w:val="en-US"/>
          <w:rPrChange w:id="261" w:author="Admin1" w:date="2022-12-08T16:01:00Z">
            <w:rPr>
              <w:lang w:val="en-US"/>
            </w:rPr>
          </w:rPrChange>
        </w:rPr>
      </w:pPr>
      <w:r w:rsidRPr="00524E85">
        <w:rPr>
          <w:color w:val="5B9BD5" w:themeColor="accent1"/>
          <w:lang w:val="en-US"/>
          <w:rPrChange w:id="262" w:author="Admin1" w:date="2022-12-08T16:01:00Z">
            <w:rPr>
              <w:lang w:val="en-US"/>
            </w:rPr>
          </w:rPrChange>
        </w:rPr>
        <w:t>”</w:t>
      </w:r>
    </w:p>
    <w:p w14:paraId="544AAC1A" w14:textId="77777777" w:rsidR="00A24B6B" w:rsidRPr="00524E85" w:rsidRDefault="00A24B6B" w:rsidP="007620DA">
      <w:pPr>
        <w:rPr>
          <w:ins w:id="263" w:author="Admin1" w:date="2022-12-08T16:00:00Z"/>
          <w:color w:val="5B9BD5" w:themeColor="accent1"/>
          <w:lang w:val="en-US"/>
          <w:rPrChange w:id="264" w:author="Admin1" w:date="2022-12-08T16:01:00Z">
            <w:rPr>
              <w:ins w:id="265" w:author="Admin1" w:date="2022-12-08T16:00:00Z"/>
              <w:lang w:val="en-US"/>
            </w:rPr>
          </w:rPrChange>
        </w:rPr>
      </w:pPr>
      <w:r w:rsidRPr="00524E85">
        <w:rPr>
          <w:color w:val="5B9BD5" w:themeColor="accent1"/>
          <w:lang w:val="en-US"/>
          <w:rPrChange w:id="266" w:author="Admin1" w:date="2022-12-08T16:01:00Z">
            <w:rPr>
              <w:lang w:val="en-US"/>
            </w:rPr>
          </w:rPrChange>
        </w:rPr>
        <w:t xml:space="preserve">Filter is OK, but what do you mean with </w:t>
      </w:r>
      <w:commentRangeStart w:id="267"/>
      <w:r w:rsidRPr="00524E85">
        <w:rPr>
          <w:b/>
          <w:color w:val="5B9BD5" w:themeColor="accent1"/>
          <w:lang w:val="en-US"/>
          <w:rPrChange w:id="268" w:author="Admin1" w:date="2022-12-08T16:01:00Z">
            <w:rPr>
              <w:b/>
              <w:color w:val="FF0000"/>
              <w:lang w:val="en-US"/>
            </w:rPr>
          </w:rPrChange>
        </w:rPr>
        <w:t>Highlight</w:t>
      </w:r>
      <w:commentRangeEnd w:id="267"/>
      <w:r w:rsidR="00A61083" w:rsidRPr="00524E85">
        <w:rPr>
          <w:rStyle w:val="Kommentarzeichen"/>
          <w:color w:val="5B9BD5" w:themeColor="accent1"/>
          <w:rPrChange w:id="269" w:author="Admin1" w:date="2022-12-08T16:01:00Z">
            <w:rPr>
              <w:rStyle w:val="Kommentarzeichen"/>
            </w:rPr>
          </w:rPrChange>
        </w:rPr>
        <w:commentReference w:id="267"/>
      </w:r>
      <w:r w:rsidRPr="00524E85">
        <w:rPr>
          <w:color w:val="5B9BD5" w:themeColor="accent1"/>
          <w:lang w:val="en-US"/>
          <w:rPrChange w:id="270" w:author="Admin1" w:date="2022-12-08T16:01:00Z">
            <w:rPr>
              <w:lang w:val="en-US"/>
            </w:rPr>
          </w:rPrChange>
        </w:rPr>
        <w:t>?</w:t>
      </w:r>
    </w:p>
    <w:tbl>
      <w:tblPr>
        <w:tblStyle w:val="Tabellenraster"/>
        <w:tblW w:w="0" w:type="auto"/>
        <w:tblLook w:val="04A0" w:firstRow="1" w:lastRow="0" w:firstColumn="1" w:lastColumn="0" w:noHBand="0" w:noVBand="1"/>
      </w:tblPr>
      <w:tblGrid>
        <w:gridCol w:w="9062"/>
      </w:tblGrid>
      <w:tr w:rsidR="00B407F0" w:rsidRPr="008C3000" w14:paraId="496E64DD" w14:textId="77777777" w:rsidTr="00B407F0">
        <w:trPr>
          <w:ins w:id="271" w:author="Admin1" w:date="2022-12-08T16:00:00Z"/>
        </w:trPr>
        <w:tc>
          <w:tcPr>
            <w:tcW w:w="9062" w:type="dxa"/>
          </w:tcPr>
          <w:p w14:paraId="11F84F15" w14:textId="77777777" w:rsidR="00B407F0" w:rsidRDefault="00B407F0" w:rsidP="007620DA">
            <w:pPr>
              <w:rPr>
                <w:ins w:id="272" w:author="Admin1" w:date="2022-12-08T16:01:00Z"/>
                <w:lang w:val="en-US"/>
              </w:rPr>
            </w:pPr>
            <w:proofErr w:type="gramStart"/>
            <w:ins w:id="273" w:author="Admin1" w:date="2022-12-08T16:01:00Z">
              <w:r w:rsidRPr="008116D9">
                <w:rPr>
                  <w:lang w:val="en-US"/>
                </w:rPr>
                <w:t>icon</w:t>
              </w:r>
              <w:proofErr w:type="gramEnd"/>
              <w:r w:rsidRPr="008116D9">
                <w:rPr>
                  <w:lang w:val="en-US"/>
                </w:rPr>
                <w:t xml:space="preserve"> in a separate column is probably the easier and best for usability. We can then decide to filter it out or not. I am not feeling very artistic and cannot think of a good icon. - Will get back to you but let me know if you have ideas (shouldn't be just red or green)</w:t>
              </w:r>
            </w:ins>
          </w:p>
          <w:p w14:paraId="7DFE9F5C" w14:textId="77777777" w:rsidR="00B407F0" w:rsidRDefault="00B407F0" w:rsidP="007620DA">
            <w:pPr>
              <w:rPr>
                <w:ins w:id="274" w:author="Admin1" w:date="2022-12-08T16:01:00Z"/>
                <w:lang w:val="en-US"/>
              </w:rPr>
            </w:pPr>
          </w:p>
          <w:p w14:paraId="0D712A3F" w14:textId="16222D9E" w:rsidR="00B407F0" w:rsidRDefault="00B407F0" w:rsidP="007620DA">
            <w:pPr>
              <w:rPr>
                <w:ins w:id="275" w:author="Admin1" w:date="2022-12-08T16:00:00Z"/>
                <w:lang w:val="en-US"/>
              </w:rPr>
            </w:pPr>
            <w:ins w:id="276" w:author="Admin1" w:date="2022-12-08T16:01:00Z">
              <w:r w:rsidRPr="00524E85">
                <w:rPr>
                  <w:color w:val="FF0000"/>
                  <w:lang w:val="en-US"/>
                  <w:rPrChange w:id="277" w:author="Admin1" w:date="2022-12-08T16:01:00Z">
                    <w:rPr>
                      <w:lang w:val="en-US"/>
                    </w:rPr>
                  </w:rPrChange>
                </w:rPr>
                <w:t>GSI: OK, but what should be the meaning of this icon, I seriously don’t understand.</w:t>
              </w:r>
            </w:ins>
          </w:p>
        </w:tc>
      </w:tr>
    </w:tbl>
    <w:p w14:paraId="6005DDEA" w14:textId="77777777" w:rsidR="00B407F0" w:rsidRDefault="00B407F0" w:rsidP="007620DA">
      <w:pPr>
        <w:rPr>
          <w:lang w:val="en-US"/>
        </w:rPr>
      </w:pPr>
    </w:p>
    <w:sectPr w:rsidR="00B407F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Ana Severiano" w:date="2022-12-08T09:53:00Z" w:initials="AS">
    <w:p w14:paraId="76A4C2D4" w14:textId="77777777" w:rsidR="00A62CD2" w:rsidRPr="008116D9" w:rsidRDefault="00A62CD2" w:rsidP="008F475C">
      <w:pPr>
        <w:pStyle w:val="Kommentartext"/>
        <w:rPr>
          <w:lang w:val="en-US"/>
        </w:rPr>
      </w:pPr>
      <w:r>
        <w:rPr>
          <w:rStyle w:val="Kommentarzeichen"/>
        </w:rPr>
        <w:annotationRef/>
      </w:r>
      <w:r w:rsidRPr="008116D9">
        <w:rPr>
          <w:lang w:val="en-US"/>
        </w:rPr>
        <w:t xml:space="preserve">We were already expecting some performance issues and that is why we wanted to limit the no. of COIs in the report. If this is indeed too slow perhaps we need to check orders with materials in the ZQM_COI table? But then this table must be always updated (i.e., not just adding entries but also adding deletion flag.) </w:t>
      </w:r>
    </w:p>
  </w:comment>
  <w:comment w:id="12" w:author="Ana Severiano" w:date="2022-12-08T09:49:00Z" w:initials="AS">
    <w:p w14:paraId="0BB64148" w14:textId="77777777" w:rsidR="00A62CD2" w:rsidRPr="008116D9" w:rsidRDefault="00A62CD2" w:rsidP="00D52CCB">
      <w:pPr>
        <w:pStyle w:val="Kommentartext"/>
        <w:rPr>
          <w:lang w:val="en-US"/>
        </w:rPr>
      </w:pPr>
      <w:r>
        <w:rPr>
          <w:rStyle w:val="Kommentarzeichen"/>
        </w:rPr>
        <w:annotationRef/>
      </w:r>
      <w:r w:rsidRPr="008116D9">
        <w:rPr>
          <w:color w:val="FF0000"/>
          <w:lang w:val="en-US"/>
        </w:rPr>
        <w:t>I think we need to do it. Is there any other way to retrieve the process order/sales orders associated to the COI? Any ideas?</w:t>
      </w:r>
    </w:p>
  </w:comment>
  <w:comment w:id="34" w:author="Ana Severiano" w:date="2022-12-08T09:54:00Z" w:initials="AS">
    <w:p w14:paraId="019E0C1F" w14:textId="77777777" w:rsidR="00A62CD2" w:rsidRPr="008116D9" w:rsidRDefault="00A62CD2" w:rsidP="00CD6DBE">
      <w:pPr>
        <w:pStyle w:val="Kommentartext"/>
        <w:rPr>
          <w:lang w:val="en-US"/>
        </w:rPr>
      </w:pPr>
      <w:r>
        <w:rPr>
          <w:rStyle w:val="Kommentarzeichen"/>
        </w:rPr>
        <w:annotationRef/>
      </w:r>
      <w:r w:rsidRPr="008116D9">
        <w:rPr>
          <w:lang w:val="en-US"/>
        </w:rPr>
        <w:t>Should be in the COI in process order FS. Please check.</w:t>
      </w:r>
    </w:p>
  </w:comment>
  <w:comment w:id="52" w:author="Ana Severiano" w:date="2022-12-08T10:09:00Z" w:initials="AS">
    <w:p w14:paraId="176A206A" w14:textId="77777777" w:rsidR="009A30F2" w:rsidRPr="008116D9" w:rsidRDefault="009A30F2" w:rsidP="00AE5DBD">
      <w:pPr>
        <w:pStyle w:val="Kommentartext"/>
        <w:rPr>
          <w:lang w:val="en-US"/>
        </w:rPr>
      </w:pPr>
      <w:r>
        <w:rPr>
          <w:rStyle w:val="Kommentarzeichen"/>
        </w:rPr>
        <w:annotationRef/>
      </w:r>
      <w:r w:rsidRPr="008116D9">
        <w:rPr>
          <w:lang w:val="en-US"/>
        </w:rPr>
        <w:t>This should be for a specific process order, although I understand you will retrieve all at once</w:t>
      </w:r>
    </w:p>
  </w:comment>
  <w:comment w:id="96" w:author="Ana Severiano" w:date="2022-12-08T10:15:00Z" w:initials="AS">
    <w:p w14:paraId="7BB5043C" w14:textId="77777777" w:rsidR="009A30F2" w:rsidRPr="008116D9" w:rsidRDefault="009A30F2" w:rsidP="00116A93">
      <w:pPr>
        <w:pStyle w:val="Kommentartext"/>
        <w:rPr>
          <w:lang w:val="en-US"/>
        </w:rPr>
      </w:pPr>
      <w:r>
        <w:rPr>
          <w:rStyle w:val="Kommentarzeichen"/>
        </w:rPr>
        <w:annotationRef/>
      </w:r>
      <w:r w:rsidRPr="008116D9">
        <w:rPr>
          <w:lang w:val="en-US"/>
        </w:rPr>
        <w:t>No, COI should be in the FERT batch in class PRODZUST, characteristic CGT_COI_FDP - unfortunately this is not in D/Q yet. Should be available latest next Tuesday.</w:t>
      </w:r>
    </w:p>
  </w:comment>
  <w:comment w:id="111" w:author="Ana Severiano" w:date="2022-12-08T10:52:00Z" w:initials="AS">
    <w:p w14:paraId="193898EF" w14:textId="77777777" w:rsidR="00357E35" w:rsidRPr="008116D9" w:rsidRDefault="00357E35" w:rsidP="00B02E56">
      <w:pPr>
        <w:pStyle w:val="Kommentartext"/>
        <w:rPr>
          <w:lang w:val="en-US"/>
        </w:rPr>
      </w:pPr>
      <w:r>
        <w:rPr>
          <w:rStyle w:val="Kommentarzeichen"/>
        </w:rPr>
        <w:annotationRef/>
      </w:r>
      <w:r w:rsidRPr="008116D9">
        <w:rPr>
          <w:lang w:val="en-US"/>
        </w:rPr>
        <w:t xml:space="preserve">Unfortunately we will be dealing with project stock and only now I learned it is a separate table, so MSPR-SOBKZ, MSPR-PSPNR, and then </w:t>
      </w:r>
      <w:r w:rsidRPr="008116D9">
        <w:rPr>
          <w:color w:val="3C3C3C"/>
          <w:highlight w:val="white"/>
          <w:lang w:val="en-US"/>
        </w:rPr>
        <w:t>MSPR-PRLAB (Unrestricted), MSPR-PRINS (QI stock), MSPR-PRSPE (Blocked), MSPR-PREIN (Total stock of all restricted stock)</w:t>
      </w:r>
      <w:r w:rsidRPr="008116D9">
        <w:rPr>
          <w:lang w:val="en-US"/>
        </w:rPr>
        <w:t xml:space="preserve"> </w:t>
      </w:r>
    </w:p>
  </w:comment>
  <w:comment w:id="188" w:author="Ana Severiano" w:date="2022-12-08T11:03:00Z" w:initials="AS">
    <w:p w14:paraId="7014CC3C" w14:textId="18EEE90D" w:rsidR="00B72B5D" w:rsidRPr="008116D9" w:rsidRDefault="00B72B5D">
      <w:pPr>
        <w:pStyle w:val="Kommentartext"/>
        <w:rPr>
          <w:lang w:val="en-US"/>
        </w:rPr>
      </w:pPr>
      <w:r>
        <w:rPr>
          <w:rStyle w:val="Kommentarzeichen"/>
        </w:rPr>
        <w:annotationRef/>
      </w:r>
      <w:r w:rsidRPr="008116D9">
        <w:rPr>
          <w:lang w:val="en-US"/>
        </w:rPr>
        <w:t xml:space="preserve">System status column + User status column as in </w:t>
      </w:r>
      <w:proofErr w:type="spellStart"/>
      <w:r w:rsidRPr="008116D9">
        <w:rPr>
          <w:lang w:val="en-US"/>
        </w:rPr>
        <w:t>Tcode</w:t>
      </w:r>
      <w:proofErr w:type="spellEnd"/>
      <w:r w:rsidRPr="008116D9">
        <w:rPr>
          <w:lang w:val="en-US"/>
        </w:rPr>
        <w:t xml:space="preserve"> COOISPI </w:t>
      </w:r>
      <w:r>
        <w:rPr>
          <w:noProof/>
        </w:rPr>
        <w:drawing>
          <wp:inline distT="0" distB="0" distL="0" distR="0" wp14:anchorId="206F4E7F" wp14:editId="05E2721C">
            <wp:extent cx="4010585" cy="971686"/>
            <wp:effectExtent l="0" t="0" r="0" b="0"/>
            <wp:docPr id="6"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pic:cNvPicPr/>
                  </pic:nvPicPr>
                  <pic:blipFill>
                    <a:blip r:embed="rId1">
                      <a:extLst>
                        <a:ext uri="{28A0092B-C50C-407E-A947-70E740481C1C}">
                          <a14:useLocalDpi xmlns:a14="http://schemas.microsoft.com/office/drawing/2010/main" val="0"/>
                        </a:ext>
                      </a:extLst>
                    </a:blip>
                    <a:stretch>
                      <a:fillRect/>
                    </a:stretch>
                  </pic:blipFill>
                  <pic:spPr>
                    <a:xfrm>
                      <a:off x="0" y="0"/>
                      <a:ext cx="4010585" cy="971686"/>
                    </a:xfrm>
                    <a:prstGeom prst="rect">
                      <a:avLst/>
                    </a:prstGeom>
                  </pic:spPr>
                </pic:pic>
              </a:graphicData>
            </a:graphic>
          </wp:inline>
        </w:drawing>
      </w:r>
    </w:p>
    <w:p w14:paraId="19630C80" w14:textId="631F00C0" w:rsidR="00B72B5D" w:rsidRDefault="00B72B5D" w:rsidP="0004289A">
      <w:pPr>
        <w:pStyle w:val="Kommentartext"/>
      </w:pPr>
      <w:r>
        <w:rPr>
          <w:noProof/>
        </w:rPr>
        <w:drawing>
          <wp:inline distT="0" distB="0" distL="0" distR="0" wp14:anchorId="376CAFD9" wp14:editId="0A4917B6">
            <wp:extent cx="1810003" cy="2314898"/>
            <wp:effectExtent l="0" t="0" r="0" b="0"/>
            <wp:docPr id="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pic:cNvPicPr/>
                  </pic:nvPicPr>
                  <pic:blipFill>
                    <a:blip r:embed="rId2">
                      <a:extLst>
                        <a:ext uri="{28A0092B-C50C-407E-A947-70E740481C1C}">
                          <a14:useLocalDpi xmlns:a14="http://schemas.microsoft.com/office/drawing/2010/main" val="0"/>
                        </a:ext>
                      </a:extLst>
                    </a:blip>
                    <a:stretch>
                      <a:fillRect/>
                    </a:stretch>
                  </pic:blipFill>
                  <pic:spPr>
                    <a:xfrm>
                      <a:off x="0" y="0"/>
                      <a:ext cx="1810003" cy="2314898"/>
                    </a:xfrm>
                    <a:prstGeom prst="rect">
                      <a:avLst/>
                    </a:prstGeom>
                  </pic:spPr>
                </pic:pic>
              </a:graphicData>
            </a:graphic>
          </wp:inline>
        </w:drawing>
      </w:r>
    </w:p>
  </w:comment>
  <w:comment w:id="223" w:author="Ana Severiano" w:date="2022-12-08T12:01:00Z" w:initials="AS">
    <w:p w14:paraId="1414D2B5" w14:textId="77777777" w:rsidR="00277794" w:rsidRPr="008116D9" w:rsidRDefault="00277794">
      <w:pPr>
        <w:pStyle w:val="Kommentartext"/>
        <w:rPr>
          <w:lang w:val="en-US"/>
        </w:rPr>
      </w:pPr>
      <w:r>
        <w:rPr>
          <w:rStyle w:val="Kommentarzeichen"/>
        </w:rPr>
        <w:annotationRef/>
      </w:r>
      <w:r w:rsidRPr="008116D9">
        <w:rPr>
          <w:lang w:val="en-US"/>
        </w:rPr>
        <w:t xml:space="preserve">I was thinking on what we see in VA03 both for the order and for the delivery as the status. </w:t>
      </w:r>
    </w:p>
    <w:p w14:paraId="7DE43188" w14:textId="77777777" w:rsidR="00277794" w:rsidRPr="008116D9" w:rsidRDefault="00277794">
      <w:pPr>
        <w:pStyle w:val="Kommentartext"/>
        <w:rPr>
          <w:lang w:val="en-US"/>
        </w:rPr>
      </w:pPr>
    </w:p>
    <w:p w14:paraId="364D2F0F" w14:textId="54191462" w:rsidR="00277794" w:rsidRDefault="00277794">
      <w:pPr>
        <w:pStyle w:val="Kommentartext"/>
      </w:pPr>
      <w:r>
        <w:rPr>
          <w:noProof/>
        </w:rPr>
        <w:drawing>
          <wp:inline distT="0" distB="0" distL="0" distR="0" wp14:anchorId="612FD921" wp14:editId="37406671">
            <wp:extent cx="5760720" cy="2938780"/>
            <wp:effectExtent l="0" t="0" r="0" b="0"/>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pic:cNvPicPr/>
                  </pic:nvPicPr>
                  <pic:blipFill>
                    <a:blip r:embed="rId3">
                      <a:extLst>
                        <a:ext uri="{28A0092B-C50C-407E-A947-70E740481C1C}">
                          <a14:useLocalDpi xmlns:a14="http://schemas.microsoft.com/office/drawing/2010/main" val="0"/>
                        </a:ext>
                      </a:extLst>
                    </a:blip>
                    <a:stretch>
                      <a:fillRect/>
                    </a:stretch>
                  </pic:blipFill>
                  <pic:spPr>
                    <a:xfrm>
                      <a:off x="0" y="0"/>
                      <a:ext cx="5760720" cy="2938780"/>
                    </a:xfrm>
                    <a:prstGeom prst="rect">
                      <a:avLst/>
                    </a:prstGeom>
                  </pic:spPr>
                </pic:pic>
              </a:graphicData>
            </a:graphic>
          </wp:inline>
        </w:drawing>
      </w:r>
    </w:p>
    <w:p w14:paraId="4A1327A4" w14:textId="77777777" w:rsidR="00277794" w:rsidRDefault="00277794">
      <w:pPr>
        <w:pStyle w:val="Kommentartext"/>
      </w:pPr>
    </w:p>
    <w:p w14:paraId="04099A4F" w14:textId="77777777" w:rsidR="00277794" w:rsidRPr="008116D9" w:rsidRDefault="00277794" w:rsidP="007A4E07">
      <w:pPr>
        <w:pStyle w:val="Kommentartext"/>
        <w:rPr>
          <w:lang w:val="en-US"/>
        </w:rPr>
      </w:pPr>
      <w:r w:rsidRPr="008116D9">
        <w:rPr>
          <w:lang w:val="en-US"/>
        </w:rPr>
        <w:t xml:space="preserve">There </w:t>
      </w:r>
      <w:proofErr w:type="spellStart"/>
      <w:r w:rsidRPr="008116D9">
        <w:rPr>
          <w:lang w:val="en-US"/>
        </w:rPr>
        <w:t>sems</w:t>
      </w:r>
      <w:proofErr w:type="spellEnd"/>
      <w:r w:rsidRPr="008116D9">
        <w:rPr>
          <w:lang w:val="en-US"/>
        </w:rPr>
        <w:t xml:space="preserve"> to be a bug there because the system is behaving funny. I don't think this is stored in a table. The closer would be VBAK-AUTLF but I don't think it is the same. May I please ask you to check?</w:t>
      </w:r>
    </w:p>
  </w:comment>
  <w:comment w:id="267" w:author="Ana Severiano" w:date="2022-12-08T11:07:00Z" w:initials="AS">
    <w:p w14:paraId="5B405484" w14:textId="6EBD4FC0" w:rsidR="00A61083" w:rsidRPr="008116D9" w:rsidRDefault="00A61083" w:rsidP="00773D2E">
      <w:pPr>
        <w:pStyle w:val="Kommentartext"/>
        <w:rPr>
          <w:lang w:val="en-US"/>
        </w:rPr>
      </w:pPr>
      <w:r>
        <w:rPr>
          <w:rStyle w:val="Kommentarzeichen"/>
        </w:rPr>
        <w:annotationRef/>
      </w:r>
      <w:proofErr w:type="gramStart"/>
      <w:r w:rsidRPr="008116D9">
        <w:rPr>
          <w:lang w:val="en-US"/>
        </w:rPr>
        <w:t>icon</w:t>
      </w:r>
      <w:proofErr w:type="gramEnd"/>
      <w:r w:rsidRPr="008116D9">
        <w:rPr>
          <w:lang w:val="en-US"/>
        </w:rPr>
        <w:t xml:space="preserve"> in a separate column is probably the easier and best for usability. We can then decide to filter it out or not. I am not feeling very artistic and cannot think of a good icon. - Will get back to you but let me know if you have ideas (shouldn't be just red or green)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6A4C2D4" w15:done="0"/>
  <w15:commentEx w15:paraId="0BB64148" w15:done="0"/>
  <w15:commentEx w15:paraId="019E0C1F" w15:done="0"/>
  <w15:commentEx w15:paraId="176A206A" w15:done="0"/>
  <w15:commentEx w15:paraId="7BB5043C" w15:done="0"/>
  <w15:commentEx w15:paraId="193898EF" w15:done="0"/>
  <w15:commentEx w15:paraId="19630C80" w15:done="0"/>
  <w15:commentEx w15:paraId="04099A4F" w15:done="0"/>
  <w15:commentEx w15:paraId="5B4054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3C329B" w16cex:dateUtc="2022-12-08T08:53:00Z"/>
  <w16cex:commentExtensible w16cex:durableId="273C31A2" w16cex:dateUtc="2022-12-08T08:49:00Z"/>
  <w16cex:commentExtensible w16cex:durableId="273C32DA" w16cex:dateUtc="2022-12-08T08:54:00Z"/>
  <w16cex:commentExtensible w16cex:durableId="273C365C" w16cex:dateUtc="2022-12-08T09:09:00Z"/>
  <w16cex:commentExtensible w16cex:durableId="273C37BF" w16cex:dateUtc="2022-12-08T09:15:00Z"/>
  <w16cex:commentExtensible w16cex:durableId="273C4061" w16cex:dateUtc="2022-12-08T09:52:00Z"/>
  <w16cex:commentExtensible w16cex:durableId="273C42E4" w16cex:dateUtc="2022-12-08T10:03:00Z"/>
  <w16cex:commentExtensible w16cex:durableId="273C50B7" w16cex:dateUtc="2022-12-08T11:01:00Z"/>
  <w16cex:commentExtensible w16cex:durableId="273C43F2" w16cex:dateUtc="2022-12-08T1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A4C2D4" w16cid:durableId="273C329B"/>
  <w16cid:commentId w16cid:paraId="0BB64148" w16cid:durableId="273C31A2"/>
  <w16cid:commentId w16cid:paraId="019E0C1F" w16cid:durableId="273C32DA"/>
  <w16cid:commentId w16cid:paraId="176A206A" w16cid:durableId="273C365C"/>
  <w16cid:commentId w16cid:paraId="7BB5043C" w16cid:durableId="273C37BF"/>
  <w16cid:commentId w16cid:paraId="193898EF" w16cid:durableId="273C4061"/>
  <w16cid:commentId w16cid:paraId="19630C80" w16cid:durableId="273C42E4"/>
  <w16cid:commentId w16cid:paraId="04099A4F" w16cid:durableId="273C50B7"/>
  <w16cid:commentId w16cid:paraId="5B405484" w16cid:durableId="273C43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65517"/>
    <w:multiLevelType w:val="hybridMultilevel"/>
    <w:tmpl w:val="35A66EA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27E7212"/>
    <w:multiLevelType w:val="hybridMultilevel"/>
    <w:tmpl w:val="32401EDC"/>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411F0085"/>
    <w:multiLevelType w:val="hybridMultilevel"/>
    <w:tmpl w:val="86226B8E"/>
    <w:lvl w:ilvl="0" w:tplc="06C4D374">
      <w:numFmt w:val="bullet"/>
      <w:lvlText w:val=""/>
      <w:lvlJc w:val="left"/>
      <w:pPr>
        <w:ind w:left="720" w:hanging="360"/>
      </w:pPr>
      <w:rPr>
        <w:rFonts w:ascii="Wingdings" w:eastAsiaTheme="minorEastAsia" w:hAnsi="Wingdings" w:cstheme="minorBidi" w:hint="default"/>
        <w:color w:val="FF000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57646218"/>
    <w:multiLevelType w:val="hybridMultilevel"/>
    <w:tmpl w:val="32401EDC"/>
    <w:lvl w:ilvl="0" w:tplc="FFFFFFF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59A55F43"/>
    <w:multiLevelType w:val="hybridMultilevel"/>
    <w:tmpl w:val="0AACB4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7D6E3C4D"/>
    <w:multiLevelType w:val="hybridMultilevel"/>
    <w:tmpl w:val="9C5E3FAC"/>
    <w:lvl w:ilvl="0" w:tplc="20607110">
      <w:start w:val="1"/>
      <w:numFmt w:val="bullet"/>
      <w:lvlText w:val=""/>
      <w:lvlJc w:val="left"/>
      <w:pPr>
        <w:ind w:left="720" w:hanging="360"/>
      </w:pPr>
      <w:rPr>
        <w:rFonts w:ascii="Symbol" w:hAnsi="Symbol" w:hint="default"/>
      </w:rPr>
    </w:lvl>
    <w:lvl w:ilvl="1" w:tplc="1600632A">
      <w:start w:val="1"/>
      <w:numFmt w:val="bullet"/>
      <w:lvlText w:val="o"/>
      <w:lvlJc w:val="left"/>
      <w:pPr>
        <w:ind w:left="1440" w:hanging="360"/>
      </w:pPr>
      <w:rPr>
        <w:rFonts w:ascii="Courier New" w:hAnsi="Courier New" w:hint="default"/>
      </w:rPr>
    </w:lvl>
    <w:lvl w:ilvl="2" w:tplc="C3A66BDC">
      <w:start w:val="1"/>
      <w:numFmt w:val="bullet"/>
      <w:lvlText w:val=""/>
      <w:lvlJc w:val="left"/>
      <w:pPr>
        <w:ind w:left="2160" w:hanging="360"/>
      </w:pPr>
      <w:rPr>
        <w:rFonts w:ascii="Wingdings" w:hAnsi="Wingdings" w:hint="default"/>
      </w:rPr>
    </w:lvl>
    <w:lvl w:ilvl="3" w:tplc="3B28C934">
      <w:start w:val="1"/>
      <w:numFmt w:val="bullet"/>
      <w:lvlText w:val=""/>
      <w:lvlJc w:val="left"/>
      <w:pPr>
        <w:ind w:left="2880" w:hanging="360"/>
      </w:pPr>
      <w:rPr>
        <w:rFonts w:ascii="Symbol" w:hAnsi="Symbol" w:hint="default"/>
      </w:rPr>
    </w:lvl>
    <w:lvl w:ilvl="4" w:tplc="8D6A951C">
      <w:start w:val="1"/>
      <w:numFmt w:val="bullet"/>
      <w:lvlText w:val="o"/>
      <w:lvlJc w:val="left"/>
      <w:pPr>
        <w:ind w:left="3600" w:hanging="360"/>
      </w:pPr>
      <w:rPr>
        <w:rFonts w:ascii="Courier New" w:hAnsi="Courier New" w:hint="default"/>
      </w:rPr>
    </w:lvl>
    <w:lvl w:ilvl="5" w:tplc="F7DA2E1C">
      <w:start w:val="1"/>
      <w:numFmt w:val="bullet"/>
      <w:lvlText w:val=""/>
      <w:lvlJc w:val="left"/>
      <w:pPr>
        <w:ind w:left="4320" w:hanging="360"/>
      </w:pPr>
      <w:rPr>
        <w:rFonts w:ascii="Wingdings" w:hAnsi="Wingdings" w:hint="default"/>
      </w:rPr>
    </w:lvl>
    <w:lvl w:ilvl="6" w:tplc="72466070">
      <w:start w:val="1"/>
      <w:numFmt w:val="bullet"/>
      <w:lvlText w:val=""/>
      <w:lvlJc w:val="left"/>
      <w:pPr>
        <w:ind w:left="5040" w:hanging="360"/>
      </w:pPr>
      <w:rPr>
        <w:rFonts w:ascii="Symbol" w:hAnsi="Symbol" w:hint="default"/>
      </w:rPr>
    </w:lvl>
    <w:lvl w:ilvl="7" w:tplc="3B50DA5C">
      <w:start w:val="1"/>
      <w:numFmt w:val="bullet"/>
      <w:lvlText w:val="o"/>
      <w:lvlJc w:val="left"/>
      <w:pPr>
        <w:ind w:left="5760" w:hanging="360"/>
      </w:pPr>
      <w:rPr>
        <w:rFonts w:ascii="Courier New" w:hAnsi="Courier New" w:hint="default"/>
      </w:rPr>
    </w:lvl>
    <w:lvl w:ilvl="8" w:tplc="88AEF9A4">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5"/>
  </w:num>
  <w:num w:numId="5">
    <w:abstractNumId w:val="2"/>
  </w:num>
  <w:num w:numId="6">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min1">
    <w15:presenceInfo w15:providerId="Windows Live" w15:userId="847bf504d3b4b74b"/>
  </w15:person>
  <w15:person w15:author="Ana Severiano">
    <w15:presenceInfo w15:providerId="AD" w15:userId="S::ana.severiano@avoras.com::7217f109-d112-4c44-9b1b-1269f6fc29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CA0"/>
    <w:rsid w:val="000B68E9"/>
    <w:rsid w:val="00142D55"/>
    <w:rsid w:val="001B2CA2"/>
    <w:rsid w:val="001E1841"/>
    <w:rsid w:val="001E4B95"/>
    <w:rsid w:val="002274FB"/>
    <w:rsid w:val="0027542C"/>
    <w:rsid w:val="00277149"/>
    <w:rsid w:val="00277794"/>
    <w:rsid w:val="00310E2B"/>
    <w:rsid w:val="00316F66"/>
    <w:rsid w:val="00324441"/>
    <w:rsid w:val="00357E35"/>
    <w:rsid w:val="003F50B1"/>
    <w:rsid w:val="004C40E2"/>
    <w:rsid w:val="00524E85"/>
    <w:rsid w:val="00532355"/>
    <w:rsid w:val="00563C9D"/>
    <w:rsid w:val="00564E7F"/>
    <w:rsid w:val="0057790D"/>
    <w:rsid w:val="00585352"/>
    <w:rsid w:val="005931F4"/>
    <w:rsid w:val="005D5700"/>
    <w:rsid w:val="00674CA0"/>
    <w:rsid w:val="0067758A"/>
    <w:rsid w:val="006928C0"/>
    <w:rsid w:val="00695046"/>
    <w:rsid w:val="006D6653"/>
    <w:rsid w:val="006E651F"/>
    <w:rsid w:val="007620DA"/>
    <w:rsid w:val="007919CE"/>
    <w:rsid w:val="00792FF3"/>
    <w:rsid w:val="007A1A34"/>
    <w:rsid w:val="00810B81"/>
    <w:rsid w:val="008116D9"/>
    <w:rsid w:val="0082248A"/>
    <w:rsid w:val="00865B42"/>
    <w:rsid w:val="008962EA"/>
    <w:rsid w:val="008A49A3"/>
    <w:rsid w:val="008C3000"/>
    <w:rsid w:val="00920DC0"/>
    <w:rsid w:val="0095468D"/>
    <w:rsid w:val="00963338"/>
    <w:rsid w:val="009A30F2"/>
    <w:rsid w:val="009C59DA"/>
    <w:rsid w:val="009C69F9"/>
    <w:rsid w:val="00A21886"/>
    <w:rsid w:val="00A24B6B"/>
    <w:rsid w:val="00A61083"/>
    <w:rsid w:val="00A62CD2"/>
    <w:rsid w:val="00A900FB"/>
    <w:rsid w:val="00AA5646"/>
    <w:rsid w:val="00AB1E99"/>
    <w:rsid w:val="00AC2ED0"/>
    <w:rsid w:val="00AC6777"/>
    <w:rsid w:val="00B11D05"/>
    <w:rsid w:val="00B16C07"/>
    <w:rsid w:val="00B407F0"/>
    <w:rsid w:val="00B72B5D"/>
    <w:rsid w:val="00BA6276"/>
    <w:rsid w:val="00BA79CE"/>
    <w:rsid w:val="00D115D2"/>
    <w:rsid w:val="00D428FD"/>
    <w:rsid w:val="00D43612"/>
    <w:rsid w:val="00D544E2"/>
    <w:rsid w:val="00D55650"/>
    <w:rsid w:val="00E23650"/>
    <w:rsid w:val="00E636BE"/>
    <w:rsid w:val="00E744CF"/>
    <w:rsid w:val="00EA46C2"/>
    <w:rsid w:val="00EB210D"/>
    <w:rsid w:val="00F25E20"/>
    <w:rsid w:val="00F44BFC"/>
    <w:rsid w:val="00F46988"/>
    <w:rsid w:val="00F768D2"/>
    <w:rsid w:val="00FC5A50"/>
    <w:rsid w:val="00FC6047"/>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306C7"/>
  <w15:chartTrackingRefBased/>
  <w15:docId w15:val="{1C162EDB-AB6B-4290-9E07-5B80D001B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7620DA"/>
    <w:pPr>
      <w:ind w:left="720"/>
      <w:contextualSpacing/>
    </w:pPr>
  </w:style>
  <w:style w:type="table" w:styleId="Tabellenraster">
    <w:name w:val="Table Grid"/>
    <w:basedOn w:val="NormaleTabelle"/>
    <w:uiPriority w:val="39"/>
    <w:rsid w:val="00D42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A62CD2"/>
    <w:rPr>
      <w:sz w:val="16"/>
      <w:szCs w:val="16"/>
    </w:rPr>
  </w:style>
  <w:style w:type="paragraph" w:styleId="Kommentartext">
    <w:name w:val="annotation text"/>
    <w:basedOn w:val="Standard"/>
    <w:link w:val="KommentartextZchn"/>
    <w:uiPriority w:val="99"/>
    <w:unhideWhenUsed/>
    <w:rsid w:val="00A62CD2"/>
    <w:pPr>
      <w:spacing w:line="240" w:lineRule="auto"/>
    </w:pPr>
    <w:rPr>
      <w:sz w:val="20"/>
      <w:szCs w:val="20"/>
    </w:rPr>
  </w:style>
  <w:style w:type="character" w:customStyle="1" w:styleId="KommentartextZchn">
    <w:name w:val="Kommentartext Zchn"/>
    <w:basedOn w:val="Absatz-Standardschriftart"/>
    <w:link w:val="Kommentartext"/>
    <w:uiPriority w:val="99"/>
    <w:rsid w:val="00A62CD2"/>
    <w:rPr>
      <w:sz w:val="20"/>
      <w:szCs w:val="20"/>
    </w:rPr>
  </w:style>
  <w:style w:type="paragraph" w:styleId="Kommentarthema">
    <w:name w:val="annotation subject"/>
    <w:basedOn w:val="Kommentartext"/>
    <w:next w:val="Kommentartext"/>
    <w:link w:val="KommentarthemaZchn"/>
    <w:uiPriority w:val="99"/>
    <w:semiHidden/>
    <w:unhideWhenUsed/>
    <w:rsid w:val="00A62CD2"/>
    <w:rPr>
      <w:b/>
      <w:bCs/>
    </w:rPr>
  </w:style>
  <w:style w:type="character" w:customStyle="1" w:styleId="KommentarthemaZchn">
    <w:name w:val="Kommentarthema Zchn"/>
    <w:basedOn w:val="KommentartextZchn"/>
    <w:link w:val="Kommentarthema"/>
    <w:uiPriority w:val="99"/>
    <w:semiHidden/>
    <w:rsid w:val="00A62CD2"/>
    <w:rPr>
      <w:b/>
      <w:bCs/>
      <w:sz w:val="20"/>
      <w:szCs w:val="20"/>
    </w:rPr>
  </w:style>
  <w:style w:type="paragraph" w:styleId="berarbeitung">
    <w:name w:val="Revision"/>
    <w:hidden/>
    <w:uiPriority w:val="99"/>
    <w:semiHidden/>
    <w:rsid w:val="00A61083"/>
    <w:pPr>
      <w:spacing w:after="0" w:line="240" w:lineRule="auto"/>
    </w:pPr>
  </w:style>
  <w:style w:type="paragraph" w:styleId="Sprechblasentext">
    <w:name w:val="Balloon Text"/>
    <w:basedOn w:val="Standard"/>
    <w:link w:val="SprechblasentextZchn"/>
    <w:uiPriority w:val="99"/>
    <w:semiHidden/>
    <w:unhideWhenUsed/>
    <w:rsid w:val="008116D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116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726</Words>
  <Characters>4575</Characters>
  <Application>Microsoft Office Word</Application>
  <DocSecurity>0</DocSecurity>
  <Lines>38</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Admin1</dc:creator>
  <cp:keywords/>
  <dc:description/>
  <cp:lastModifiedBy>Admin1</cp:lastModifiedBy>
  <cp:revision>24</cp:revision>
  <dcterms:created xsi:type="dcterms:W3CDTF">2022-12-08T11:02:00Z</dcterms:created>
  <dcterms:modified xsi:type="dcterms:W3CDTF">2022-12-09T14:01:00Z</dcterms:modified>
</cp:coreProperties>
</file>